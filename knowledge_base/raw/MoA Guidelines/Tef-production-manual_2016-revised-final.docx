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D850" w14:textId="77777777" w:rsidR="00496375" w:rsidRDefault="00496375">
      <w:pPr>
        <w:spacing w:after="0"/>
        <w:jc w:val="center"/>
        <w:rPr>
          <w:rFonts w:ascii="Nyala" w:hAnsi="Nyala" w:cs="Nyala"/>
          <w:b/>
          <w:sz w:val="36"/>
          <w:szCs w:val="36"/>
          <w:lang w:val="en-GB"/>
        </w:rPr>
      </w:pPr>
      <w:bookmarkStart w:id="0" w:name="_Hlk147675357"/>
      <w:r>
        <w:rPr>
          <w:rFonts w:ascii="Nyala" w:hAnsi="Nyala" w:cs="Nyala"/>
          <w:b/>
          <w:sz w:val="36"/>
          <w:szCs w:val="36"/>
          <w:lang w:val="en-GB"/>
        </w:rPr>
        <w:t>የኢትዮጵያ ፌደራላዊ ዴሞክራሲያዊ ሪፑብሊክ</w:t>
      </w:r>
    </w:p>
    <w:p w14:paraId="28F67019" w14:textId="77777777" w:rsidR="00496375" w:rsidRDefault="00496375">
      <w:pPr>
        <w:spacing w:after="0"/>
        <w:jc w:val="center"/>
        <w:rPr>
          <w:rFonts w:ascii="Nyala" w:hAnsi="Nyala" w:cs="Nyala"/>
          <w:b/>
          <w:sz w:val="36"/>
          <w:szCs w:val="36"/>
          <w:lang w:val="en-GB"/>
        </w:rPr>
      </w:pPr>
      <w:r>
        <w:rPr>
          <w:rFonts w:ascii="Nyala" w:hAnsi="Nyala" w:cs="Nyala"/>
          <w:b/>
          <w:sz w:val="36"/>
          <w:szCs w:val="36"/>
          <w:lang w:val="en-GB"/>
        </w:rPr>
        <w:t>ግብርና ሚኒስቴር</w:t>
      </w:r>
    </w:p>
    <w:p w14:paraId="11372C74" w14:textId="77777777" w:rsidR="00496375" w:rsidRDefault="00496375">
      <w:pPr>
        <w:spacing w:after="0"/>
        <w:jc w:val="center"/>
        <w:rPr>
          <w:rFonts w:ascii="Nyala" w:hAnsi="Nyala" w:cs="Nyala"/>
          <w:b/>
          <w:sz w:val="36"/>
          <w:szCs w:val="36"/>
          <w:lang w:val="en-GB"/>
        </w:rPr>
      </w:pPr>
    </w:p>
    <w:p w14:paraId="0CB1088E" w14:textId="77777777" w:rsidR="00496375" w:rsidRDefault="00496375">
      <w:pPr>
        <w:spacing w:after="0"/>
        <w:jc w:val="center"/>
        <w:rPr>
          <w:rFonts w:ascii="Nyala" w:hAnsi="Nyala" w:cs="Nyala"/>
          <w:b/>
          <w:sz w:val="36"/>
          <w:szCs w:val="36"/>
          <w:lang w:val="am-ET"/>
        </w:rPr>
      </w:pPr>
      <w:r>
        <w:rPr>
          <w:rFonts w:ascii="Nyala" w:hAnsi="Nyala" w:cs="Nyala"/>
          <w:b/>
          <w:sz w:val="36"/>
          <w:szCs w:val="36"/>
          <w:lang w:val="en-GB"/>
        </w:rPr>
        <w:t xml:space="preserve">የጤፍ </w:t>
      </w:r>
      <w:r>
        <w:rPr>
          <w:rFonts w:ascii="Nyala" w:hAnsi="Nyala" w:cs="Nyala"/>
          <w:b/>
          <w:sz w:val="36"/>
          <w:szCs w:val="36"/>
        </w:rPr>
        <w:t>(</w:t>
      </w:r>
      <w:r>
        <w:rPr>
          <w:rFonts w:ascii="Nyala" w:hAnsi="Nyala"/>
          <w:b/>
          <w:sz w:val="36"/>
          <w:szCs w:val="36"/>
        </w:rPr>
        <w:t>Tef [</w:t>
      </w:r>
      <w:r>
        <w:rPr>
          <w:rFonts w:ascii="Nyala" w:hAnsi="Nyala"/>
          <w:b/>
          <w:i/>
          <w:sz w:val="36"/>
          <w:szCs w:val="36"/>
        </w:rPr>
        <w:t>Eragrostis tef</w:t>
      </w:r>
      <w:r>
        <w:rPr>
          <w:rFonts w:ascii="Nyala" w:hAnsi="Nyala"/>
          <w:b/>
          <w:sz w:val="36"/>
          <w:szCs w:val="36"/>
        </w:rPr>
        <w:t xml:space="preserve"> (Zucc.) Trotter])</w:t>
      </w:r>
      <w:r>
        <w:rPr>
          <w:rFonts w:ascii="Nyala" w:hAnsi="Nyala"/>
          <w:b/>
          <w:sz w:val="36"/>
          <w:szCs w:val="36"/>
          <w:lang w:val="am-ET"/>
        </w:rPr>
        <w:t xml:space="preserve"> </w:t>
      </w:r>
      <w:r>
        <w:rPr>
          <w:rFonts w:ascii="Nyala" w:hAnsi="Nyala" w:cs="Nyala"/>
          <w:b/>
          <w:sz w:val="36"/>
          <w:szCs w:val="36"/>
          <w:lang w:val="en-GB"/>
        </w:rPr>
        <w:t xml:space="preserve">አመራረት </w:t>
      </w:r>
      <w:r>
        <w:rPr>
          <w:rFonts w:ascii="Nyala" w:hAnsi="Nyala" w:cs="Nyala"/>
          <w:b/>
          <w:sz w:val="36"/>
          <w:szCs w:val="36"/>
          <w:lang w:val="am-ET"/>
        </w:rPr>
        <w:t>ፓኬጅ</w:t>
      </w:r>
    </w:p>
    <w:p w14:paraId="7EA1DBB7" w14:textId="77777777" w:rsidR="00496375" w:rsidRDefault="00496375">
      <w:pPr>
        <w:spacing w:after="0"/>
        <w:jc w:val="center"/>
        <w:rPr>
          <w:rFonts w:ascii="Nyala" w:hAnsi="Nyala" w:cs="Nyala"/>
          <w:b/>
          <w:sz w:val="36"/>
          <w:szCs w:val="36"/>
          <w:lang w:val="am-ET"/>
        </w:rPr>
      </w:pPr>
    </w:p>
    <w:p w14:paraId="2276FB29" w14:textId="77777777" w:rsidR="00496375" w:rsidRDefault="00496375">
      <w:pPr>
        <w:spacing w:after="0"/>
        <w:jc w:val="center"/>
        <w:rPr>
          <w:rFonts w:ascii="Nyala" w:hAnsi="Nyala" w:cs="Nyala"/>
          <w:b/>
          <w:color w:val="000000"/>
          <w:sz w:val="36"/>
          <w:szCs w:val="36"/>
          <w:u w:val="single"/>
          <w:lang w:val="am-ET"/>
        </w:rPr>
      </w:pPr>
      <w:r>
        <w:rPr>
          <w:rFonts w:ascii="Nyala" w:hAnsi="Nyala" w:cs="Nyala"/>
          <w:b/>
          <w:color w:val="000000"/>
          <w:sz w:val="36"/>
          <w:szCs w:val="36"/>
          <w:u w:val="single"/>
          <w:lang w:val="am-ET"/>
        </w:rPr>
        <w:t>አዘጋጆች</w:t>
      </w:r>
    </w:p>
    <w:p w14:paraId="498E1B27" w14:textId="77777777" w:rsidR="00496375" w:rsidRDefault="00496375">
      <w:pPr>
        <w:pStyle w:val="ListParagraph"/>
        <w:numPr>
          <w:ilvl w:val="0"/>
          <w:numId w:val="1"/>
        </w:numPr>
        <w:spacing w:after="0"/>
        <w:rPr>
          <w:rFonts w:ascii="Power Geez Unicode1" w:hAnsi="Power Geez Unicode1" w:cs="Power Geez Unicode1"/>
          <w:bCs/>
          <w:color w:val="000000"/>
          <w:sz w:val="24"/>
          <w:szCs w:val="24"/>
          <w:lang w:val="am-ET"/>
        </w:rPr>
      </w:pPr>
      <w:r>
        <w:rPr>
          <w:rFonts w:ascii="Power Geez Unicode1" w:hAnsi="Power Geez Unicode1" w:cs="Power Geez Unicode1"/>
          <w:bCs/>
          <w:color w:val="000000"/>
          <w:sz w:val="24"/>
          <w:szCs w:val="24"/>
          <w:lang w:val="am-ET"/>
        </w:rPr>
        <w:t xml:space="preserve">ዶ/ር ሐብቴ ጅፋር    </w:t>
      </w:r>
      <w:r>
        <w:rPr>
          <w:rFonts w:ascii="Power Geez Unicode1" w:hAnsi="Power Geez Unicode1" w:cs="Power Geez Unicode1"/>
          <w:bCs/>
          <w:color w:val="000000"/>
          <w:sz w:val="24"/>
          <w:szCs w:val="24"/>
          <w:lang w:val="am-ET"/>
        </w:rPr>
        <w:tab/>
        <w:t>ሰብል አዳቃይ......   ደብረ ዘይት ግ/ም/ማ</w:t>
      </w:r>
    </w:p>
    <w:p w14:paraId="6BB4770A" w14:textId="77777777" w:rsidR="00496375" w:rsidRDefault="00496375">
      <w:pPr>
        <w:pStyle w:val="ListParagraph"/>
        <w:numPr>
          <w:ilvl w:val="0"/>
          <w:numId w:val="1"/>
        </w:numPr>
        <w:spacing w:after="0"/>
        <w:rPr>
          <w:rFonts w:ascii="Power Geez Unicode1" w:hAnsi="Power Geez Unicode1" w:cs="Power Geez Unicode1"/>
          <w:bCs/>
          <w:color w:val="000000"/>
          <w:sz w:val="24"/>
          <w:szCs w:val="24"/>
          <w:lang w:val="am-ET"/>
        </w:rPr>
      </w:pPr>
      <w:r>
        <w:rPr>
          <w:rFonts w:ascii="Power Geez Unicode1" w:hAnsi="Power Geez Unicode1" w:cs="Power Geez Unicode1"/>
          <w:bCs/>
          <w:color w:val="000000"/>
          <w:sz w:val="24"/>
          <w:szCs w:val="24"/>
          <w:lang w:val="am-ET"/>
        </w:rPr>
        <w:t xml:space="preserve">አቶ ብዙወርቅ ታፈስ  </w:t>
      </w:r>
      <w:r>
        <w:rPr>
          <w:rFonts w:ascii="Power Geez Unicode1" w:hAnsi="Power Geez Unicode1" w:cs="Power Geez Unicode1"/>
          <w:bCs/>
          <w:color w:val="000000"/>
          <w:sz w:val="24"/>
          <w:szCs w:val="24"/>
          <w:lang w:val="am-ET"/>
        </w:rPr>
        <w:tab/>
        <w:t>አግሮኖሚስት........   ደብረ ዘይት ግ/ም/ማ</w:t>
      </w:r>
    </w:p>
    <w:p w14:paraId="0547AC9A" w14:textId="77777777" w:rsidR="00496375" w:rsidRDefault="00496375">
      <w:pPr>
        <w:pStyle w:val="ListParagraph"/>
        <w:numPr>
          <w:ilvl w:val="0"/>
          <w:numId w:val="1"/>
        </w:numPr>
        <w:spacing w:after="0"/>
        <w:rPr>
          <w:rFonts w:ascii="Power Geez Unicode1" w:hAnsi="Power Geez Unicode1" w:cs="Power Geez Unicode1"/>
          <w:bCs/>
          <w:color w:val="000000"/>
          <w:sz w:val="24"/>
          <w:szCs w:val="24"/>
          <w:lang w:val="am-ET"/>
        </w:rPr>
      </w:pPr>
      <w:r>
        <w:rPr>
          <w:rFonts w:ascii="Power Geez Unicode1" w:hAnsi="Power Geez Unicode1" w:cs="Power Geez Unicode1"/>
          <w:bCs/>
          <w:color w:val="000000"/>
          <w:sz w:val="24"/>
          <w:szCs w:val="24"/>
          <w:lang w:val="am-ET"/>
        </w:rPr>
        <w:t xml:space="preserve">ዶ/ር ሚዛን ተስፋይ    </w:t>
      </w:r>
      <w:r>
        <w:rPr>
          <w:rFonts w:ascii="Power Geez Unicode1" w:hAnsi="Power Geez Unicode1" w:cs="Power Geez Unicode1"/>
          <w:bCs/>
          <w:color w:val="000000"/>
          <w:sz w:val="24"/>
          <w:szCs w:val="24"/>
          <w:lang w:val="am-ET"/>
        </w:rPr>
        <w:tab/>
        <w:t xml:space="preserve">የዘር ባለ ሙያ......    ኤቲአይ  </w:t>
      </w:r>
    </w:p>
    <w:p w14:paraId="29B54E10" w14:textId="77777777" w:rsidR="00496375" w:rsidRDefault="00496375">
      <w:pPr>
        <w:pStyle w:val="ListParagraph"/>
        <w:numPr>
          <w:ilvl w:val="0"/>
          <w:numId w:val="1"/>
        </w:numPr>
        <w:spacing w:after="0"/>
        <w:rPr>
          <w:rFonts w:ascii="Power Geez Unicode1" w:hAnsi="Power Geez Unicode1" w:cs="Power Geez Unicode1"/>
          <w:bCs/>
          <w:color w:val="000000"/>
          <w:sz w:val="24"/>
          <w:szCs w:val="24"/>
          <w:lang w:val="am-ET"/>
        </w:rPr>
      </w:pPr>
      <w:r>
        <w:rPr>
          <w:rFonts w:ascii="Power Geez Unicode1" w:hAnsi="Power Geez Unicode1" w:cs="Power Geez Unicode1"/>
          <w:bCs/>
          <w:color w:val="000000"/>
          <w:sz w:val="24"/>
          <w:szCs w:val="24"/>
          <w:lang w:val="am-ET"/>
        </w:rPr>
        <w:t xml:space="preserve">ዶ/ር ጠብቀው ዳምጤ </w:t>
      </w:r>
      <w:r>
        <w:rPr>
          <w:rFonts w:ascii="Power Geez Unicode1" w:hAnsi="Power Geez Unicode1" w:cs="Power Geez Unicode1"/>
          <w:bCs/>
          <w:color w:val="000000"/>
          <w:sz w:val="24"/>
          <w:szCs w:val="24"/>
          <w:lang w:val="am-ET"/>
        </w:rPr>
        <w:tab/>
        <w:t>ኢንቶሞሎጂስት.....  ደብረ ዘይት ግ/ም/ማ</w:t>
      </w:r>
    </w:p>
    <w:p w14:paraId="2B80858B" w14:textId="77777777" w:rsidR="00496375" w:rsidRDefault="00496375">
      <w:pPr>
        <w:pStyle w:val="ListParagraph"/>
        <w:numPr>
          <w:ilvl w:val="0"/>
          <w:numId w:val="1"/>
        </w:numPr>
        <w:spacing w:after="0"/>
        <w:rPr>
          <w:rFonts w:ascii="Power Geez Unicode1" w:hAnsi="Power Geez Unicode1" w:cs="Power Geez Unicode1"/>
          <w:bCs/>
          <w:color w:val="000000"/>
          <w:sz w:val="24"/>
          <w:szCs w:val="24"/>
          <w:lang w:val="am-ET"/>
        </w:rPr>
      </w:pPr>
      <w:r>
        <w:rPr>
          <w:rFonts w:ascii="Power Geez Unicode1" w:hAnsi="Power Geez Unicode1" w:cs="Power Geez Unicode1"/>
          <w:bCs/>
          <w:color w:val="000000"/>
          <w:sz w:val="24"/>
          <w:szCs w:val="24"/>
          <w:lang w:val="am-ET"/>
        </w:rPr>
        <w:t>አቶ አሸናፊ ገመቹ    ፓቶሎጅስት ........   ደብረ ዘይት ግ/ም/ማ</w:t>
      </w:r>
    </w:p>
    <w:p w14:paraId="7C8FF524" w14:textId="77777777" w:rsidR="00496375" w:rsidRDefault="00496375">
      <w:pPr>
        <w:pStyle w:val="ListParagraph"/>
        <w:numPr>
          <w:ilvl w:val="0"/>
          <w:numId w:val="1"/>
        </w:numPr>
        <w:spacing w:after="0"/>
        <w:rPr>
          <w:rFonts w:ascii="Power Geez Unicode1" w:hAnsi="Power Geez Unicode1" w:cs="Power Geez Unicode1"/>
          <w:bCs/>
          <w:color w:val="000000"/>
          <w:sz w:val="24"/>
          <w:szCs w:val="24"/>
          <w:lang w:val="am-ET"/>
        </w:rPr>
      </w:pPr>
      <w:r>
        <w:rPr>
          <w:rFonts w:ascii="Power Geez Unicode1" w:hAnsi="Power Geez Unicode1" w:cs="Power Geez Unicode1"/>
          <w:bCs/>
          <w:color w:val="000000"/>
          <w:sz w:val="24"/>
          <w:szCs w:val="24"/>
        </w:rPr>
        <w:t>አቶ ገረሙ ነገራ</w:t>
      </w:r>
      <w:r>
        <w:rPr>
          <w:rFonts w:ascii="Power Geez Unicode1" w:hAnsi="Power Geez Unicode1" w:cs="Power Geez Unicode1"/>
          <w:bCs/>
          <w:color w:val="000000"/>
          <w:sz w:val="24"/>
          <w:szCs w:val="24"/>
          <w:lang w:val="am-ET"/>
        </w:rPr>
        <w:t xml:space="preserve">    </w:t>
      </w:r>
      <w:r>
        <w:rPr>
          <w:rFonts w:ascii="Power Geez Unicode1" w:hAnsi="Power Geez Unicode1" w:cs="Power Geez Unicode1"/>
          <w:bCs/>
          <w:color w:val="000000"/>
          <w:sz w:val="24"/>
          <w:szCs w:val="24"/>
          <w:lang w:val="am-ET"/>
        </w:rPr>
        <w:tab/>
        <w:t xml:space="preserve"> አፈር </w:t>
      </w:r>
      <w:r>
        <w:rPr>
          <w:rFonts w:ascii="Power Geez Unicode1" w:hAnsi="Power Geez Unicode1" w:cs="Power Geez Unicode1"/>
          <w:bCs/>
          <w:color w:val="000000"/>
          <w:sz w:val="24"/>
          <w:szCs w:val="24"/>
        </w:rPr>
        <w:t>ሳይንስ</w:t>
      </w:r>
      <w:r>
        <w:rPr>
          <w:rFonts w:ascii="Power Geez Unicode1" w:hAnsi="Power Geez Unicode1" w:cs="Power Geez Unicode1"/>
          <w:bCs/>
          <w:color w:val="000000"/>
          <w:sz w:val="24"/>
          <w:szCs w:val="24"/>
          <w:lang w:val="am-ET"/>
        </w:rPr>
        <w:t xml:space="preserve">........  </w:t>
      </w:r>
      <w:r>
        <w:rPr>
          <w:rFonts w:ascii="Power Geez Unicode1" w:hAnsi="Power Geez Unicode1" w:cs="Power Geez Unicode1"/>
          <w:bCs/>
          <w:color w:val="000000"/>
          <w:sz w:val="24"/>
          <w:szCs w:val="24"/>
        </w:rPr>
        <w:t>ግ/ሚ/ር</w:t>
      </w:r>
    </w:p>
    <w:p w14:paraId="39BC6981" w14:textId="77777777" w:rsidR="00496375" w:rsidRDefault="00496375">
      <w:pPr>
        <w:pStyle w:val="ListParagraph"/>
        <w:numPr>
          <w:ilvl w:val="0"/>
          <w:numId w:val="1"/>
        </w:numPr>
        <w:spacing w:after="0"/>
        <w:rPr>
          <w:rFonts w:ascii="Power Geez Unicode1" w:hAnsi="Power Geez Unicode1" w:cs="Power Geez Unicode1"/>
          <w:bCs/>
          <w:color w:val="000000"/>
          <w:sz w:val="24"/>
          <w:szCs w:val="24"/>
          <w:lang w:val="am-ET"/>
        </w:rPr>
      </w:pPr>
      <w:r>
        <w:rPr>
          <w:rFonts w:ascii="Power Geez Unicode1" w:hAnsi="Power Geez Unicode1" w:cs="Power Geez Unicode1"/>
          <w:bCs/>
          <w:color w:val="000000"/>
          <w:sz w:val="24"/>
          <w:szCs w:val="24"/>
          <w:lang w:val="am-ET"/>
        </w:rPr>
        <w:t xml:space="preserve">ዶ/ር ቶሌራ አበራ    </w:t>
      </w:r>
      <w:r>
        <w:rPr>
          <w:rFonts w:ascii="Power Geez Unicode1" w:hAnsi="Power Geez Unicode1" w:cs="Power Geez Unicode1"/>
          <w:bCs/>
          <w:color w:val="000000"/>
          <w:sz w:val="24"/>
          <w:szCs w:val="24"/>
          <w:lang w:val="am-ET"/>
        </w:rPr>
        <w:tab/>
        <w:t xml:space="preserve"> አፈር ምርምር........  አምቦ ግ/ም/ማ</w:t>
      </w:r>
    </w:p>
    <w:p w14:paraId="0C28446C" w14:textId="77777777" w:rsidR="00496375" w:rsidRDefault="00496375">
      <w:pPr>
        <w:pStyle w:val="ListParagraph"/>
        <w:numPr>
          <w:ilvl w:val="0"/>
          <w:numId w:val="1"/>
        </w:numPr>
        <w:spacing w:after="0"/>
        <w:rPr>
          <w:rFonts w:ascii="Power Geez Unicode1" w:hAnsi="Power Geez Unicode1" w:cs="Power Geez Unicode1"/>
          <w:bCs/>
          <w:color w:val="000000"/>
          <w:sz w:val="24"/>
          <w:szCs w:val="24"/>
          <w:lang w:val="am-ET"/>
        </w:rPr>
      </w:pPr>
      <w:r>
        <w:rPr>
          <w:rFonts w:ascii="Power Geez Unicode1" w:hAnsi="Power Geez Unicode1" w:cs="Power Geez Unicode1"/>
          <w:bCs/>
          <w:color w:val="000000"/>
          <w:sz w:val="24"/>
          <w:szCs w:val="24"/>
          <w:lang w:val="am-ET"/>
        </w:rPr>
        <w:t xml:space="preserve">ዶ/ር ግርማ አበራ    </w:t>
      </w:r>
      <w:r>
        <w:rPr>
          <w:rFonts w:ascii="Power Geez Unicode1" w:hAnsi="Power Geez Unicode1" w:cs="Power Geez Unicode1"/>
          <w:bCs/>
          <w:color w:val="000000"/>
          <w:sz w:val="24"/>
          <w:szCs w:val="24"/>
          <w:lang w:val="am-ET"/>
        </w:rPr>
        <w:tab/>
        <w:t xml:space="preserve"> አፈር ምርምር........  ኤቲአይ</w:t>
      </w:r>
    </w:p>
    <w:p w14:paraId="7FD58C71" w14:textId="77777777" w:rsidR="00496375" w:rsidRDefault="00496375">
      <w:pPr>
        <w:pStyle w:val="ListParagraph"/>
        <w:spacing w:after="0"/>
        <w:ind w:left="2610"/>
        <w:rPr>
          <w:rFonts w:ascii="Nyala" w:hAnsi="Nyala" w:cs="Nyala"/>
          <w:bCs/>
          <w:sz w:val="28"/>
          <w:szCs w:val="28"/>
          <w:lang w:val="am-ET"/>
        </w:rPr>
      </w:pPr>
    </w:p>
    <w:p w14:paraId="3E79C782" w14:textId="77777777" w:rsidR="00496375" w:rsidRDefault="00496375">
      <w:pPr>
        <w:spacing w:after="0"/>
        <w:jc w:val="center"/>
        <w:rPr>
          <w:rFonts w:ascii="Nyala" w:hAnsi="Nyala" w:cs="Nyala"/>
          <w:b/>
          <w:sz w:val="36"/>
          <w:szCs w:val="36"/>
          <w:lang w:val="am-ET"/>
        </w:rPr>
      </w:pPr>
    </w:p>
    <w:p w14:paraId="60E794D3" w14:textId="77777777" w:rsidR="00496375" w:rsidRDefault="00496375">
      <w:pPr>
        <w:spacing w:after="0"/>
        <w:rPr>
          <w:rFonts w:ascii="Nyala" w:hAnsi="Nyala" w:cs="Nyala"/>
          <w:b/>
          <w:sz w:val="24"/>
          <w:szCs w:val="24"/>
        </w:rPr>
      </w:pPr>
      <w:r>
        <w:rPr>
          <w:rFonts w:ascii="Nyala" w:hAnsi="Nyala"/>
          <w:sz w:val="24"/>
          <w:szCs w:val="24"/>
        </w:rPr>
        <w:pict w14:anchorId="5B2735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i1025" type="#_x0000_t75" style="width:204.3pt;height:168.3pt">
            <v:imagedata r:id="rId7" o:title="IMG_20201002_093837_4"/>
          </v:shape>
        </w:pict>
      </w:r>
      <w:r>
        <w:rPr>
          <w:rFonts w:ascii="Nyala" w:hAnsi="Nyala" w:cs="Nyala"/>
          <w:b/>
          <w:sz w:val="24"/>
          <w:szCs w:val="24"/>
          <w:lang w:val="am-ET"/>
        </w:rPr>
        <w:t xml:space="preserve"> </w:t>
      </w:r>
      <w:r>
        <w:rPr>
          <w:rFonts w:ascii="Nyala" w:hAnsi="Nyala"/>
          <w:sz w:val="24"/>
          <w:szCs w:val="24"/>
        </w:rPr>
        <w:pict w14:anchorId="0A2F3074">
          <v:shape id="Picture 39" o:spid="_x0000_i1026" type="#_x0000_t75" style="width:209.7pt;height:170.1pt">
            <v:imagedata r:id="rId8" o:title=""/>
            <o:lock v:ext="edit" grouping="t"/>
          </v:shape>
        </w:pict>
      </w:r>
    </w:p>
    <w:p w14:paraId="2F45513F" w14:textId="77777777" w:rsidR="00496375" w:rsidRDefault="00496375">
      <w:pPr>
        <w:spacing w:after="0"/>
        <w:jc w:val="center"/>
        <w:rPr>
          <w:rFonts w:ascii="Nyala" w:hAnsi="Nyala" w:cs="Nyala"/>
          <w:b/>
          <w:sz w:val="24"/>
          <w:szCs w:val="24"/>
          <w:lang w:val="en-GB"/>
        </w:rPr>
      </w:pPr>
    </w:p>
    <w:p w14:paraId="114ABBA0" w14:textId="77777777" w:rsidR="00496375" w:rsidRDefault="00496375">
      <w:pPr>
        <w:spacing w:after="0"/>
        <w:jc w:val="center"/>
        <w:rPr>
          <w:rFonts w:ascii="Nyala" w:hAnsi="Nyala" w:cs="Nyala"/>
          <w:b/>
          <w:sz w:val="24"/>
          <w:szCs w:val="24"/>
          <w:lang w:val="en-GB"/>
        </w:rPr>
      </w:pPr>
    </w:p>
    <w:p w14:paraId="7B0CA584" w14:textId="77777777" w:rsidR="00496375" w:rsidRDefault="00496375">
      <w:pPr>
        <w:spacing w:line="240" w:lineRule="auto"/>
        <w:jc w:val="right"/>
        <w:rPr>
          <w:rFonts w:ascii="Power Geez Unicode1" w:hAnsi="Power Geez Unicode1" w:cs="Power Geez Unicode1"/>
          <w:b/>
          <w:sz w:val="24"/>
          <w:szCs w:val="24"/>
        </w:rPr>
      </w:pPr>
      <w:r>
        <w:rPr>
          <w:rFonts w:ascii="Power Geez Unicode1" w:hAnsi="Power Geez Unicode1" w:cs="Power Geez Unicode1"/>
          <w:b/>
          <w:sz w:val="24"/>
          <w:szCs w:val="24"/>
        </w:rPr>
        <w:t>አዳማ ኢትዮጵያ</w:t>
      </w:r>
    </w:p>
    <w:p w14:paraId="2F36A23B" w14:textId="77777777" w:rsidR="00496375" w:rsidRDefault="00496375">
      <w:pPr>
        <w:spacing w:line="240" w:lineRule="auto"/>
        <w:jc w:val="right"/>
        <w:rPr>
          <w:rFonts w:ascii="Power Geez Unicode1" w:hAnsi="Power Geez Unicode1" w:cs="Power Geez Unicode1"/>
          <w:b/>
          <w:sz w:val="24"/>
          <w:szCs w:val="24"/>
        </w:rPr>
      </w:pPr>
      <w:r>
        <w:rPr>
          <w:rFonts w:ascii="Power Geez Unicode1" w:hAnsi="Power Geez Unicode1" w:cs="Power Geez Unicode1"/>
          <w:b/>
          <w:sz w:val="24"/>
          <w:szCs w:val="24"/>
          <w:lang w:val="am-ET"/>
        </w:rPr>
        <w:t>የካቲት</w:t>
      </w:r>
      <w:r>
        <w:rPr>
          <w:rFonts w:ascii="Power Geez Unicode1" w:hAnsi="Power Geez Unicode1" w:cs="Power Geez Unicode1"/>
          <w:b/>
          <w:sz w:val="24"/>
          <w:szCs w:val="24"/>
        </w:rPr>
        <w:t xml:space="preserve"> 2016</w:t>
      </w:r>
    </w:p>
    <w:p w14:paraId="5DFA6CDA" w14:textId="77777777" w:rsidR="00496375" w:rsidRDefault="00496375">
      <w:pPr>
        <w:tabs>
          <w:tab w:val="left" w:pos="2243"/>
          <w:tab w:val="center" w:pos="4607"/>
        </w:tabs>
        <w:rPr>
          <w:rFonts w:ascii="Nyala" w:hAnsi="Nyala"/>
          <w:sz w:val="24"/>
          <w:szCs w:val="24"/>
        </w:rPr>
      </w:pPr>
      <w:r>
        <w:lastRenderedPageBreak/>
        <w:pict w14:anchorId="4F627B5A">
          <v:shape id="Picture 40" o:spid="_x0000_i1027" type="#_x0000_t75" alt="Chiro National Sorghum Research &amp; Training Center-EIAR,CNSRTC,Ethiopia. |  Facebook" style="width:95.4pt;height:84.3pt">
            <v:imagedata r:id="rId9" o:title="Chiro National Sorghum Research &amp; Training Center-EIAR,CNSRTC,Ethiopia"/>
          </v:shape>
        </w:pict>
      </w:r>
      <w:r>
        <w:rPr>
          <w:rFonts w:ascii="Nyala" w:hAnsi="Nyala"/>
          <w:sz w:val="24"/>
          <w:szCs w:val="24"/>
        </w:rPr>
        <w:t xml:space="preserve">  </w:t>
      </w:r>
      <w:r>
        <w:pict w14:anchorId="102301CB">
          <v:shape id="Picture 41" o:spid="_x0000_i1028" type="#_x0000_t75" alt="ORGANIZERS - Shaping Agriculture" style="width:119.1pt;height:79.2pt">
            <v:imagedata r:id="rId10" o:title="ORGANIZERS - Shaping Agriculture"/>
          </v:shape>
        </w:pict>
      </w:r>
      <w:r>
        <w:pict w14:anchorId="2A0870E9">
          <v:shape id="Picture 42" o:spid="_x0000_i1029" type="#_x0000_t75" alt="Agricultural Transformation Institute (ATI) - Organizations ..." style="width:189.6pt;height:78.9pt">
            <v:imagedata r:id="rId11" o:title="Agricultural Transformation Institute (ATI) - Organizations " croptop="12034f"/>
          </v:shape>
        </w:pict>
      </w:r>
    </w:p>
    <w:bookmarkEnd w:id="0"/>
    <w:p w14:paraId="6B2EC29B" w14:textId="77777777" w:rsidR="00496375" w:rsidRDefault="00496375">
      <w:pPr>
        <w:keepNext/>
        <w:keepLines/>
        <w:spacing w:before="480" w:after="0"/>
        <w:jc w:val="center"/>
        <w:rPr>
          <w:rFonts w:ascii="Power Geez Unicode1" w:eastAsia="SimSun" w:hAnsi="Power Geez Unicode1" w:cs="Power Geez Unicode1"/>
          <w:sz w:val="32"/>
          <w:szCs w:val="32"/>
          <w:lang w:eastAsia="ja-JP"/>
        </w:rPr>
      </w:pPr>
      <w:r>
        <w:rPr>
          <w:rFonts w:ascii="Power Geez Unicode1" w:eastAsia="SimSun" w:hAnsi="Power Geez Unicode1" w:cs="Power Geez Unicode1"/>
          <w:sz w:val="32"/>
          <w:szCs w:val="32"/>
          <w:lang w:eastAsia="ja-JP"/>
        </w:rPr>
        <w:t>ማውጫ</w:t>
      </w:r>
    </w:p>
    <w:p w14:paraId="7BECA539" w14:textId="77777777" w:rsidR="00496375" w:rsidRDefault="00496375">
      <w:pPr>
        <w:pStyle w:val="TOC1"/>
        <w:tabs>
          <w:tab w:val="clear" w:pos="440"/>
          <w:tab w:val="clear" w:pos="9323"/>
          <w:tab w:val="right" w:leader="dot" w:pos="9274"/>
        </w:tabs>
      </w:pPr>
      <w:r>
        <w:rPr>
          <w:rFonts w:ascii="Power Geez Unicode1" w:hAnsi="Power Geez Unicode1" w:cs="Power Geez Unicode1"/>
          <w:color w:val="FF0000"/>
          <w:sz w:val="24"/>
          <w:szCs w:val="24"/>
        </w:rPr>
        <w:fldChar w:fldCharType="begin"/>
      </w:r>
      <w:r>
        <w:rPr>
          <w:rFonts w:ascii="Power Geez Unicode1" w:hAnsi="Power Geez Unicode1" w:cs="Power Geez Unicode1"/>
          <w:color w:val="FF0000"/>
          <w:sz w:val="24"/>
          <w:szCs w:val="24"/>
        </w:rPr>
        <w:instrText xml:space="preserve"> TOC \o "1-3" \h \z \u </w:instrText>
      </w:r>
      <w:r>
        <w:rPr>
          <w:rFonts w:ascii="Power Geez Unicode1" w:hAnsi="Power Geez Unicode1" w:cs="Power Geez Unicode1"/>
          <w:color w:val="FF0000"/>
          <w:sz w:val="24"/>
          <w:szCs w:val="24"/>
        </w:rPr>
        <w:fldChar w:fldCharType="separate"/>
      </w:r>
      <w:hyperlink w:anchor="_Toc24705" w:history="1">
        <w:r>
          <w:rPr>
            <w:rFonts w:ascii="Power Geez Unicode1" w:hAnsi="Power Geez Unicode1" w:cs="Power Geez Unicode1"/>
            <w:bCs/>
            <w:szCs w:val="28"/>
          </w:rPr>
          <w:t xml:space="preserve">1. </w:t>
        </w:r>
        <w:r>
          <w:rPr>
            <w:rFonts w:ascii="Power Geez Unicode1" w:hAnsi="Power Geez Unicode1" w:cs="Power Geez Unicode1"/>
          </w:rPr>
          <w:t>መግቢያ</w:t>
        </w:r>
        <w:r>
          <w:tab/>
        </w:r>
        <w:r>
          <w:fldChar w:fldCharType="begin"/>
        </w:r>
        <w:r>
          <w:instrText xml:space="preserve"> PAGEREF _Toc24705 \h </w:instrText>
        </w:r>
        <w:r>
          <w:fldChar w:fldCharType="separate"/>
        </w:r>
        <w:r>
          <w:t>3</w:t>
        </w:r>
        <w:r>
          <w:fldChar w:fldCharType="end"/>
        </w:r>
      </w:hyperlink>
    </w:p>
    <w:p w14:paraId="408B71B8" w14:textId="77777777" w:rsidR="00496375" w:rsidRDefault="00496375">
      <w:pPr>
        <w:pStyle w:val="TOC2"/>
        <w:tabs>
          <w:tab w:val="clear" w:pos="630"/>
          <w:tab w:val="clear" w:pos="9350"/>
          <w:tab w:val="right" w:leader="dot" w:pos="9274"/>
        </w:tabs>
        <w:ind w:left="0"/>
      </w:pPr>
      <w:hyperlink w:anchor="_Toc28860" w:history="1">
        <w:r>
          <w:rPr>
            <w:rFonts w:ascii="Power Geez Unicode1" w:hAnsi="Power Geez Unicode1" w:cs="Power Geez Unicode1"/>
            <w:bCs/>
            <w:szCs w:val="28"/>
          </w:rPr>
          <w:t xml:space="preserve">2. </w:t>
        </w:r>
        <w:r>
          <w:rPr>
            <w:rFonts w:ascii="Power Geez Unicode1" w:hAnsi="Power Geez Unicode1" w:cs="Power Geez Unicode1"/>
            <w:bCs/>
          </w:rPr>
          <w:t>የጤፍ ምርትና ምርታማነት ተግዳሮቶች</w:t>
        </w:r>
        <w:r>
          <w:tab/>
        </w:r>
        <w:r>
          <w:fldChar w:fldCharType="begin"/>
        </w:r>
        <w:r>
          <w:instrText xml:space="preserve"> PAGEREF _Toc28860 \h </w:instrText>
        </w:r>
        <w:r>
          <w:fldChar w:fldCharType="separate"/>
        </w:r>
        <w:r>
          <w:t>5</w:t>
        </w:r>
        <w:r>
          <w:fldChar w:fldCharType="end"/>
        </w:r>
      </w:hyperlink>
    </w:p>
    <w:p w14:paraId="40967CFB" w14:textId="77777777" w:rsidR="00496375" w:rsidRDefault="00496375">
      <w:pPr>
        <w:pStyle w:val="TOC1"/>
        <w:tabs>
          <w:tab w:val="clear" w:pos="440"/>
          <w:tab w:val="clear" w:pos="9323"/>
          <w:tab w:val="right" w:leader="dot" w:pos="9274"/>
        </w:tabs>
      </w:pPr>
      <w:hyperlink w:anchor="_Toc28936" w:history="1">
        <w:r>
          <w:rPr>
            <w:rFonts w:ascii="Power Geez Unicode1" w:hAnsi="Power Geez Unicode1" w:cs="Power Geez Unicode1"/>
            <w:bCs/>
            <w:szCs w:val="28"/>
          </w:rPr>
          <w:t xml:space="preserve">3. </w:t>
        </w:r>
        <w:r>
          <w:rPr>
            <w:rFonts w:ascii="Power Geez Unicode1" w:hAnsi="Power Geez Unicode1" w:cs="Power Geez Unicode1"/>
          </w:rPr>
          <w:t xml:space="preserve">የጤፍ ሰብል </w:t>
        </w:r>
        <w:r>
          <w:rPr>
            <w:rFonts w:ascii="Power Geez Unicode1" w:hAnsi="Power Geez Unicode1" w:cs="Power Geez Unicode1"/>
            <w:lang w:val="am-ET"/>
          </w:rPr>
          <w:t>ስነ ህይወታዊ ባህሪ</w:t>
        </w:r>
        <w:r>
          <w:tab/>
        </w:r>
        <w:r>
          <w:fldChar w:fldCharType="begin"/>
        </w:r>
        <w:r>
          <w:instrText xml:space="preserve"> PAGEREF _Toc28936 \h </w:instrText>
        </w:r>
        <w:r>
          <w:fldChar w:fldCharType="separate"/>
        </w:r>
        <w:r>
          <w:t>7</w:t>
        </w:r>
        <w:r>
          <w:fldChar w:fldCharType="end"/>
        </w:r>
      </w:hyperlink>
    </w:p>
    <w:p w14:paraId="68457A8E" w14:textId="77777777" w:rsidR="00496375" w:rsidRDefault="00496375">
      <w:pPr>
        <w:pStyle w:val="TOC1"/>
        <w:tabs>
          <w:tab w:val="clear" w:pos="440"/>
          <w:tab w:val="clear" w:pos="9323"/>
          <w:tab w:val="right" w:leader="dot" w:pos="9274"/>
        </w:tabs>
      </w:pPr>
      <w:hyperlink w:anchor="_Toc7070" w:history="1">
        <w:r>
          <w:rPr>
            <w:rFonts w:ascii="Power Geez Unicode1" w:hAnsi="Power Geez Unicode1" w:cs="Power Geez Unicode1"/>
            <w:bCs/>
            <w:szCs w:val="28"/>
          </w:rPr>
          <w:t xml:space="preserve">4. </w:t>
        </w:r>
        <w:r>
          <w:rPr>
            <w:rFonts w:ascii="Power Geez Unicode1" w:hAnsi="Power Geez Unicode1" w:cs="Power Geez Unicode1"/>
            <w:lang w:val="am-ET"/>
          </w:rPr>
          <w:t>የ</w:t>
        </w:r>
        <w:r>
          <w:rPr>
            <w:rFonts w:ascii="Power Geez Unicode1" w:hAnsi="Power Geez Unicode1" w:cs="Power Geez Unicode1"/>
          </w:rPr>
          <w:t>ጤፍ ተስማሚ ስነ-ምህዳሮች</w:t>
        </w:r>
        <w:r>
          <w:tab/>
        </w:r>
        <w:r>
          <w:fldChar w:fldCharType="begin"/>
        </w:r>
        <w:r>
          <w:instrText xml:space="preserve"> PAGEREF _Toc7070 \h </w:instrText>
        </w:r>
        <w:r>
          <w:fldChar w:fldCharType="separate"/>
        </w:r>
        <w:r>
          <w:t>7</w:t>
        </w:r>
        <w:r>
          <w:fldChar w:fldCharType="end"/>
        </w:r>
      </w:hyperlink>
    </w:p>
    <w:p w14:paraId="4C7B7D77" w14:textId="77777777" w:rsidR="00496375" w:rsidRDefault="00496375">
      <w:pPr>
        <w:pStyle w:val="TOC1"/>
        <w:tabs>
          <w:tab w:val="clear" w:pos="440"/>
          <w:tab w:val="clear" w:pos="9323"/>
          <w:tab w:val="right" w:leader="dot" w:pos="9274"/>
        </w:tabs>
      </w:pPr>
      <w:hyperlink w:anchor="_Toc7712" w:history="1">
        <w:r>
          <w:rPr>
            <w:rFonts w:ascii="Power Geez Unicode1" w:hAnsi="Power Geez Unicode1" w:cs="Power Geez Unicode1"/>
            <w:bCs/>
            <w:szCs w:val="28"/>
            <w:lang w:val="am-ET"/>
          </w:rPr>
          <w:t xml:space="preserve">5. </w:t>
        </w:r>
        <w:r>
          <w:rPr>
            <w:rFonts w:ascii="Power Geez Unicode1" w:hAnsi="Power Geez Unicode1" w:cs="Power Geez Unicode1"/>
          </w:rPr>
          <w:t>የጤፍ አመራረት ዘዴዎ</w:t>
        </w:r>
        <w:r>
          <w:rPr>
            <w:rFonts w:ascii="Power Geez Unicode1" w:hAnsi="Power Geez Unicode1" w:cs="Power Geez Unicode1"/>
            <w:lang w:val="am-ET"/>
          </w:rPr>
          <w:t>ች</w:t>
        </w:r>
        <w:r>
          <w:tab/>
        </w:r>
        <w:r>
          <w:fldChar w:fldCharType="begin"/>
        </w:r>
        <w:r>
          <w:instrText xml:space="preserve"> PAGEREF _Toc7712 \h </w:instrText>
        </w:r>
        <w:r>
          <w:fldChar w:fldCharType="separate"/>
        </w:r>
        <w:r>
          <w:t>8</w:t>
        </w:r>
        <w:r>
          <w:fldChar w:fldCharType="end"/>
        </w:r>
      </w:hyperlink>
    </w:p>
    <w:p w14:paraId="38891CF1" w14:textId="77777777" w:rsidR="00496375" w:rsidRDefault="00496375">
      <w:pPr>
        <w:pStyle w:val="TOC2"/>
        <w:tabs>
          <w:tab w:val="clear" w:pos="630"/>
          <w:tab w:val="clear" w:pos="9350"/>
          <w:tab w:val="right" w:leader="dot" w:pos="9274"/>
        </w:tabs>
      </w:pPr>
      <w:hyperlink w:anchor="_Toc16830" w:history="1">
        <w:r>
          <w:rPr>
            <w:rFonts w:ascii="Power Geez Unicode1" w:hAnsi="Power Geez Unicode1" w:cs="Power Geez Unicode1"/>
            <w:lang w:val="en-US"/>
          </w:rPr>
          <w:t xml:space="preserve">5.1. </w:t>
        </w:r>
        <w:r>
          <w:rPr>
            <w:rFonts w:ascii="Power Geez Unicode1" w:hAnsi="Power Geez Unicode1" w:cs="Power Geez Unicode1"/>
          </w:rPr>
          <w:t xml:space="preserve">የማሳ </w:t>
        </w:r>
        <w:r>
          <w:rPr>
            <w:rFonts w:ascii="Power Geez Unicode1" w:hAnsi="Power Geez Unicode1" w:cs="Power Geez Unicode1"/>
            <w:lang w:val="am-ET"/>
          </w:rPr>
          <w:t xml:space="preserve">መረጣና የመሬት </w:t>
        </w:r>
        <w:r>
          <w:rPr>
            <w:rFonts w:ascii="Power Geez Unicode1" w:hAnsi="Power Geez Unicode1" w:cs="Power Geez Unicode1"/>
          </w:rPr>
          <w:t>ዝግጅት</w:t>
        </w:r>
        <w:r>
          <w:tab/>
        </w:r>
        <w:r>
          <w:fldChar w:fldCharType="begin"/>
        </w:r>
        <w:r>
          <w:instrText xml:space="preserve"> PAGEREF _Toc16830 \h </w:instrText>
        </w:r>
        <w:r>
          <w:fldChar w:fldCharType="separate"/>
        </w:r>
        <w:r>
          <w:t>8</w:t>
        </w:r>
        <w:r>
          <w:fldChar w:fldCharType="end"/>
        </w:r>
      </w:hyperlink>
    </w:p>
    <w:p w14:paraId="7F2813CD" w14:textId="77777777" w:rsidR="00496375" w:rsidRDefault="00496375">
      <w:pPr>
        <w:pStyle w:val="TOC3"/>
        <w:tabs>
          <w:tab w:val="clear" w:pos="900"/>
          <w:tab w:val="clear" w:pos="1100"/>
          <w:tab w:val="clear" w:pos="9264"/>
          <w:tab w:val="right" w:leader="dot" w:pos="9274"/>
        </w:tabs>
      </w:pPr>
      <w:hyperlink w:anchor="_Toc32676" w:history="1">
        <w:r>
          <w:rPr>
            <w:rFonts w:ascii="Power Geez Unicode1" w:hAnsi="Power Geez Unicode1" w:cs="Power Geez Unicode1"/>
            <w:szCs w:val="24"/>
            <w:lang w:val="en-US"/>
          </w:rPr>
          <w:t xml:space="preserve">5.2. </w:t>
        </w:r>
        <w:r>
          <w:rPr>
            <w:rFonts w:ascii="Power Geez Unicode1" w:hAnsi="Power Geez Unicode1" w:cs="Power Geez Unicode1"/>
            <w:szCs w:val="24"/>
          </w:rPr>
          <w:t>የአሲዳማ አፈር ልማት</w:t>
        </w:r>
        <w:r>
          <w:tab/>
        </w:r>
        <w:r>
          <w:fldChar w:fldCharType="begin"/>
        </w:r>
        <w:r>
          <w:instrText xml:space="preserve"> PAGEREF _Toc32676 \h </w:instrText>
        </w:r>
        <w:r>
          <w:fldChar w:fldCharType="separate"/>
        </w:r>
        <w:r>
          <w:t>9</w:t>
        </w:r>
        <w:r>
          <w:fldChar w:fldCharType="end"/>
        </w:r>
      </w:hyperlink>
    </w:p>
    <w:p w14:paraId="3F8C9FE6" w14:textId="77777777" w:rsidR="00496375" w:rsidRDefault="00496375">
      <w:pPr>
        <w:pStyle w:val="TOC3"/>
        <w:tabs>
          <w:tab w:val="clear" w:pos="900"/>
          <w:tab w:val="clear" w:pos="1100"/>
          <w:tab w:val="clear" w:pos="9264"/>
          <w:tab w:val="right" w:leader="dot" w:pos="9274"/>
        </w:tabs>
      </w:pPr>
      <w:hyperlink w:anchor="_Toc3358" w:history="1">
        <w:r>
          <w:rPr>
            <w:rFonts w:ascii="Power Geez Unicode1" w:hAnsi="Power Geez Unicode1" w:cs="Power Geez Unicode1"/>
            <w:szCs w:val="24"/>
            <w:lang w:val="en-US" w:eastAsia="en-GB"/>
          </w:rPr>
          <w:t xml:space="preserve">5.1.3. </w:t>
        </w:r>
        <w:r>
          <w:rPr>
            <w:rFonts w:ascii="Power Geez Unicode1" w:hAnsi="Power Geez Unicode1" w:cs="Power Geez Unicode1"/>
            <w:szCs w:val="24"/>
            <w:lang w:val="am-ET" w:eastAsia="en-GB"/>
          </w:rPr>
          <w:t>የኮትቻ አፈር ልማት</w:t>
        </w:r>
        <w:r>
          <w:tab/>
        </w:r>
        <w:r>
          <w:fldChar w:fldCharType="begin"/>
        </w:r>
        <w:r>
          <w:instrText xml:space="preserve"> PAGEREF _Toc3358 \h </w:instrText>
        </w:r>
        <w:r>
          <w:fldChar w:fldCharType="separate"/>
        </w:r>
        <w:r>
          <w:t>11</w:t>
        </w:r>
        <w:r>
          <w:fldChar w:fldCharType="end"/>
        </w:r>
      </w:hyperlink>
    </w:p>
    <w:p w14:paraId="10DF2149" w14:textId="77777777" w:rsidR="00496375" w:rsidRDefault="00496375">
      <w:pPr>
        <w:pStyle w:val="TOC2"/>
        <w:tabs>
          <w:tab w:val="clear" w:pos="630"/>
          <w:tab w:val="clear" w:pos="9350"/>
          <w:tab w:val="right" w:leader="dot" w:pos="9274"/>
        </w:tabs>
      </w:pPr>
      <w:hyperlink w:anchor="_Toc2782" w:history="1">
        <w:r>
          <w:rPr>
            <w:rFonts w:ascii="Power Geez Unicode1" w:hAnsi="Power Geez Unicode1" w:cs="Power Geez Unicode1"/>
            <w:lang w:val="en-US"/>
          </w:rPr>
          <w:t xml:space="preserve">5.2. </w:t>
        </w:r>
        <w:r>
          <w:rPr>
            <w:rFonts w:ascii="Power Geez Unicode1" w:hAnsi="Power Geez Unicode1" w:cs="Power Geez Unicode1"/>
          </w:rPr>
          <w:t>የዘር ወቅት</w:t>
        </w:r>
        <w:r>
          <w:tab/>
        </w:r>
        <w:r>
          <w:fldChar w:fldCharType="begin"/>
        </w:r>
        <w:r>
          <w:instrText xml:space="preserve"> PAGEREF _Toc2782 \h </w:instrText>
        </w:r>
        <w:r>
          <w:fldChar w:fldCharType="separate"/>
        </w:r>
        <w:r>
          <w:t>12</w:t>
        </w:r>
        <w:r>
          <w:fldChar w:fldCharType="end"/>
        </w:r>
      </w:hyperlink>
    </w:p>
    <w:p w14:paraId="5B0CA21E" w14:textId="77777777" w:rsidR="00496375" w:rsidRDefault="00496375">
      <w:pPr>
        <w:pStyle w:val="TOC3"/>
        <w:tabs>
          <w:tab w:val="clear" w:pos="900"/>
          <w:tab w:val="clear" w:pos="1100"/>
          <w:tab w:val="clear" w:pos="9264"/>
          <w:tab w:val="right" w:leader="dot" w:pos="9274"/>
        </w:tabs>
      </w:pPr>
      <w:hyperlink w:anchor="_Toc27652" w:history="1">
        <w:r>
          <w:rPr>
            <w:rFonts w:ascii="Power Geez Unicode1" w:hAnsi="Power Geez Unicode1" w:cs="Power Geez Unicode1"/>
            <w:szCs w:val="24"/>
            <w:lang w:val="en-US"/>
          </w:rPr>
          <w:t xml:space="preserve">5.2.1. </w:t>
        </w:r>
        <w:r>
          <w:rPr>
            <w:rFonts w:ascii="Power Geez Unicode1" w:hAnsi="Power Geez Unicode1" w:cs="Power Geez Unicode1"/>
            <w:szCs w:val="24"/>
            <w:lang w:val="am-ET"/>
          </w:rPr>
          <w:t>በዝናብ ለሚያመርቱ</w:t>
        </w:r>
        <w:r>
          <w:tab/>
        </w:r>
        <w:r>
          <w:fldChar w:fldCharType="begin"/>
        </w:r>
        <w:r>
          <w:instrText xml:space="preserve"> PAGEREF _Toc27652 \h </w:instrText>
        </w:r>
        <w:r>
          <w:fldChar w:fldCharType="separate"/>
        </w:r>
        <w:r>
          <w:t>12</w:t>
        </w:r>
        <w:r>
          <w:fldChar w:fldCharType="end"/>
        </w:r>
      </w:hyperlink>
    </w:p>
    <w:p w14:paraId="0EB4465F" w14:textId="77777777" w:rsidR="00496375" w:rsidRDefault="00496375">
      <w:pPr>
        <w:pStyle w:val="TOC3"/>
        <w:tabs>
          <w:tab w:val="clear" w:pos="900"/>
          <w:tab w:val="clear" w:pos="1100"/>
          <w:tab w:val="clear" w:pos="9264"/>
          <w:tab w:val="right" w:leader="dot" w:pos="9274"/>
        </w:tabs>
      </w:pPr>
      <w:hyperlink w:anchor="_Toc4755" w:history="1">
        <w:r>
          <w:rPr>
            <w:rFonts w:ascii="Power Geez Unicode1" w:hAnsi="Power Geez Unicode1" w:cs="Power Geez Unicode1"/>
            <w:szCs w:val="24"/>
            <w:lang w:val="en-US"/>
          </w:rPr>
          <w:t xml:space="preserve">5.2.2. </w:t>
        </w:r>
        <w:r>
          <w:rPr>
            <w:rFonts w:ascii="Power Geez Unicode1" w:hAnsi="Power Geez Unicode1" w:cs="Power Geez Unicode1"/>
            <w:szCs w:val="24"/>
          </w:rPr>
          <w:t xml:space="preserve">የበልግ </w:t>
        </w:r>
        <w:r>
          <w:rPr>
            <w:rFonts w:ascii="Nyala" w:hAnsi="Power Geez Unicode1" w:cs="Power Geez Unicode1"/>
            <w:szCs w:val="24"/>
            <w:lang w:val="am-ET"/>
          </w:rPr>
          <w:t>መስኖ</w:t>
        </w:r>
        <w:r>
          <w:rPr>
            <w:rFonts w:ascii="Nyala" w:hAnsi="Power Geez Unicode1" w:cs="Power Geez Unicode1"/>
            <w:szCs w:val="24"/>
            <w:lang w:val="am-ET"/>
          </w:rPr>
          <w:t xml:space="preserve"> </w:t>
        </w:r>
        <w:r>
          <w:rPr>
            <w:rFonts w:ascii="Power Geez Unicode1" w:hAnsi="Power Geez Unicode1" w:cs="Power Geez Unicode1"/>
            <w:szCs w:val="24"/>
          </w:rPr>
          <w:t>ጤፍ አመራረት</w:t>
        </w:r>
        <w:r>
          <w:tab/>
        </w:r>
        <w:r>
          <w:fldChar w:fldCharType="begin"/>
        </w:r>
        <w:r>
          <w:instrText xml:space="preserve"> PAGEREF _Toc4755 \h </w:instrText>
        </w:r>
        <w:r>
          <w:fldChar w:fldCharType="separate"/>
        </w:r>
        <w:r>
          <w:t>12</w:t>
        </w:r>
        <w:r>
          <w:fldChar w:fldCharType="end"/>
        </w:r>
      </w:hyperlink>
    </w:p>
    <w:p w14:paraId="34FC6C73" w14:textId="77777777" w:rsidR="00496375" w:rsidRDefault="00496375">
      <w:pPr>
        <w:pStyle w:val="TOC2"/>
        <w:tabs>
          <w:tab w:val="clear" w:pos="630"/>
          <w:tab w:val="clear" w:pos="9350"/>
          <w:tab w:val="right" w:leader="dot" w:pos="9274"/>
        </w:tabs>
      </w:pPr>
      <w:hyperlink w:anchor="_Toc30032" w:history="1">
        <w:r>
          <w:rPr>
            <w:rFonts w:ascii="Power Geez Unicode1" w:hAnsi="Power Geez Unicode1" w:cs="Power Geez Unicode1"/>
            <w:lang w:val="en-US"/>
          </w:rPr>
          <w:t xml:space="preserve">5.3. </w:t>
        </w:r>
        <w:r>
          <w:rPr>
            <w:rFonts w:ascii="Power Geez Unicode1" w:hAnsi="Power Geez Unicode1" w:cs="Power Geez Unicode1"/>
          </w:rPr>
          <w:t xml:space="preserve">የተሻሻሉ የጤፍ </w:t>
        </w:r>
        <w:r>
          <w:rPr>
            <w:rFonts w:ascii="Power Geez Unicode1" w:hAnsi="Power Geez Unicode1" w:cs="Power Geez Unicode1"/>
            <w:lang w:val="es-ES"/>
          </w:rPr>
          <w:t>ዝርያዎች</w:t>
        </w:r>
        <w:r>
          <w:tab/>
        </w:r>
        <w:r>
          <w:fldChar w:fldCharType="begin"/>
        </w:r>
        <w:r>
          <w:instrText xml:space="preserve"> PAGEREF _Toc30032 \h </w:instrText>
        </w:r>
        <w:r>
          <w:fldChar w:fldCharType="separate"/>
        </w:r>
        <w:r>
          <w:t>13</w:t>
        </w:r>
        <w:r>
          <w:fldChar w:fldCharType="end"/>
        </w:r>
      </w:hyperlink>
    </w:p>
    <w:p w14:paraId="52D94B9F" w14:textId="77777777" w:rsidR="00496375" w:rsidRDefault="00496375">
      <w:pPr>
        <w:pStyle w:val="TOC2"/>
        <w:tabs>
          <w:tab w:val="clear" w:pos="630"/>
          <w:tab w:val="clear" w:pos="9350"/>
          <w:tab w:val="right" w:leader="dot" w:pos="9274"/>
        </w:tabs>
      </w:pPr>
      <w:hyperlink w:anchor="_Toc27791" w:history="1">
        <w:r>
          <w:rPr>
            <w:rFonts w:ascii="Power Geez Unicode1" w:hAnsi="Power Geez Unicode1" w:cs="Power Geez Unicode1"/>
            <w:lang w:val="en-US"/>
          </w:rPr>
          <w:t xml:space="preserve">5.4. </w:t>
        </w:r>
        <w:r>
          <w:rPr>
            <w:rFonts w:ascii="Power Geez Unicode1" w:hAnsi="Power Geez Unicode1" w:cs="Power Geez Unicode1"/>
          </w:rPr>
          <w:t xml:space="preserve">የዘር </w:t>
        </w:r>
        <w:r>
          <w:rPr>
            <w:rFonts w:ascii="Power Geez Unicode1" w:hAnsi="Power Geez Unicode1" w:cs="Power Geez Unicode1"/>
            <w:lang w:val="am-ET"/>
          </w:rPr>
          <w:t xml:space="preserve">ጥራት፣ የዘር </w:t>
        </w:r>
        <w:r>
          <w:rPr>
            <w:rFonts w:ascii="Power Geez Unicode1" w:hAnsi="Power Geez Unicode1" w:cs="Power Geez Unicode1"/>
          </w:rPr>
          <w:t>መጠን እና አዘራር</w:t>
        </w:r>
        <w:r>
          <w:rPr>
            <w:rFonts w:ascii="Power Geez Unicode1" w:hAnsi="Power Geez Unicode1" w:cs="Power Geez Unicode1"/>
            <w:lang w:val="am-ET"/>
          </w:rPr>
          <w:t xml:space="preserve"> </w:t>
        </w:r>
        <w:r>
          <w:rPr>
            <w:rFonts w:ascii="Power Geez Unicode1" w:hAnsi="Power Geez Unicode1" w:cs="Power Geez Unicode1"/>
          </w:rPr>
          <w:t>ዘዴዎች</w:t>
        </w:r>
        <w:r>
          <w:tab/>
        </w:r>
        <w:r>
          <w:fldChar w:fldCharType="begin"/>
        </w:r>
        <w:r>
          <w:instrText xml:space="preserve"> PAGEREF _Toc27791 \h </w:instrText>
        </w:r>
        <w:r>
          <w:fldChar w:fldCharType="separate"/>
        </w:r>
        <w:r>
          <w:t>16</w:t>
        </w:r>
        <w:r>
          <w:fldChar w:fldCharType="end"/>
        </w:r>
      </w:hyperlink>
    </w:p>
    <w:p w14:paraId="7536F66A" w14:textId="77777777" w:rsidR="00496375" w:rsidRDefault="00496375">
      <w:pPr>
        <w:pStyle w:val="TOC3"/>
        <w:tabs>
          <w:tab w:val="clear" w:pos="900"/>
          <w:tab w:val="clear" w:pos="1100"/>
          <w:tab w:val="clear" w:pos="9264"/>
          <w:tab w:val="right" w:leader="dot" w:pos="9274"/>
        </w:tabs>
      </w:pPr>
      <w:hyperlink w:anchor="_Toc96" w:history="1">
        <w:r>
          <w:rPr>
            <w:rFonts w:ascii="Power Geez Unicode1" w:hAnsi="Power Geez Unicode1" w:cs="Power Geez Unicode1"/>
            <w:szCs w:val="24"/>
            <w:lang w:val="en-US"/>
          </w:rPr>
          <w:t xml:space="preserve">5.4.1. </w:t>
        </w:r>
        <w:r>
          <w:rPr>
            <w:rFonts w:ascii="Power Geez Unicode1" w:hAnsi="Power Geez Unicode1" w:cs="Power Geez Unicode1"/>
            <w:szCs w:val="24"/>
            <w:lang w:val="am-ET"/>
          </w:rPr>
          <w:t>የዘር ጥራት</w:t>
        </w:r>
        <w:r>
          <w:tab/>
        </w:r>
        <w:r>
          <w:fldChar w:fldCharType="begin"/>
        </w:r>
        <w:r>
          <w:instrText xml:space="preserve"> PAGEREF _Toc96 \h </w:instrText>
        </w:r>
        <w:r>
          <w:fldChar w:fldCharType="separate"/>
        </w:r>
        <w:r>
          <w:t>16</w:t>
        </w:r>
        <w:r>
          <w:fldChar w:fldCharType="end"/>
        </w:r>
      </w:hyperlink>
    </w:p>
    <w:p w14:paraId="589830AD" w14:textId="77777777" w:rsidR="00496375" w:rsidRDefault="00496375">
      <w:pPr>
        <w:pStyle w:val="TOC3"/>
        <w:tabs>
          <w:tab w:val="clear" w:pos="900"/>
          <w:tab w:val="clear" w:pos="1100"/>
          <w:tab w:val="clear" w:pos="9264"/>
          <w:tab w:val="right" w:leader="dot" w:pos="9274"/>
        </w:tabs>
      </w:pPr>
      <w:hyperlink w:anchor="_Toc5436" w:history="1">
        <w:r>
          <w:rPr>
            <w:rFonts w:ascii="Power Geez Unicode1" w:hAnsi="Power Geez Unicode1" w:cs="Power Geez Unicode1"/>
            <w:szCs w:val="24"/>
            <w:lang w:val="en-US"/>
          </w:rPr>
          <w:t xml:space="preserve">5.4.2. </w:t>
        </w:r>
        <w:r>
          <w:rPr>
            <w:rFonts w:ascii="Power Geez Unicode1" w:hAnsi="Power Geez Unicode1" w:cs="Power Geez Unicode1"/>
            <w:szCs w:val="24"/>
            <w:lang w:val="am-ET"/>
          </w:rPr>
          <w:t>የዘር መጠን</w:t>
        </w:r>
        <w:r>
          <w:tab/>
        </w:r>
        <w:r>
          <w:fldChar w:fldCharType="begin"/>
        </w:r>
        <w:r>
          <w:instrText xml:space="preserve"> PAGEREF _Toc5436 \h </w:instrText>
        </w:r>
        <w:r>
          <w:fldChar w:fldCharType="separate"/>
        </w:r>
        <w:r>
          <w:t>16</w:t>
        </w:r>
        <w:r>
          <w:fldChar w:fldCharType="end"/>
        </w:r>
      </w:hyperlink>
    </w:p>
    <w:p w14:paraId="6190338A" w14:textId="77777777" w:rsidR="00496375" w:rsidRDefault="00496375">
      <w:pPr>
        <w:pStyle w:val="TOC3"/>
        <w:tabs>
          <w:tab w:val="clear" w:pos="900"/>
          <w:tab w:val="clear" w:pos="1100"/>
          <w:tab w:val="clear" w:pos="9264"/>
          <w:tab w:val="right" w:leader="dot" w:pos="9274"/>
        </w:tabs>
      </w:pPr>
      <w:hyperlink w:anchor="_Toc24995" w:history="1">
        <w:r>
          <w:rPr>
            <w:rFonts w:ascii="Power Geez Unicode1" w:hAnsi="Power Geez Unicode1" w:cs="Power Geez Unicode1"/>
            <w:szCs w:val="24"/>
            <w:lang w:val="en-US"/>
          </w:rPr>
          <w:t xml:space="preserve">5.4.2. </w:t>
        </w:r>
        <w:r>
          <w:rPr>
            <w:rFonts w:ascii="Power Geez Unicode1" w:hAnsi="Power Geez Unicode1" w:cs="Power Geez Unicode1"/>
            <w:szCs w:val="24"/>
            <w:lang w:val="am-ET"/>
          </w:rPr>
          <w:t>የአዘራር ዘዴ</w:t>
        </w:r>
        <w:r>
          <w:tab/>
        </w:r>
        <w:r>
          <w:fldChar w:fldCharType="begin"/>
        </w:r>
        <w:r>
          <w:instrText xml:space="preserve"> PAGEREF _Toc24995 \h </w:instrText>
        </w:r>
        <w:r>
          <w:fldChar w:fldCharType="separate"/>
        </w:r>
        <w:r>
          <w:t>16</w:t>
        </w:r>
        <w:r>
          <w:fldChar w:fldCharType="end"/>
        </w:r>
      </w:hyperlink>
    </w:p>
    <w:p w14:paraId="7416150A" w14:textId="77777777" w:rsidR="00496375" w:rsidRDefault="00496375">
      <w:pPr>
        <w:pStyle w:val="TOC3"/>
        <w:tabs>
          <w:tab w:val="clear" w:pos="900"/>
          <w:tab w:val="clear" w:pos="1100"/>
          <w:tab w:val="clear" w:pos="9264"/>
          <w:tab w:val="right" w:leader="dot" w:pos="9274"/>
        </w:tabs>
      </w:pPr>
      <w:hyperlink w:anchor="_Toc16087" w:history="1">
        <w:r>
          <w:rPr>
            <w:rFonts w:ascii="Power Geez Unicode1" w:hAnsi="Power Geez Unicode1" w:cs="Power Geez Unicode1"/>
            <w:szCs w:val="24"/>
            <w:lang w:val="en-US"/>
          </w:rPr>
          <w:t xml:space="preserve">5.4.4. </w:t>
        </w:r>
        <w:r>
          <w:rPr>
            <w:rFonts w:ascii="Power Geez Unicode1" w:hAnsi="Power Geez Unicode1" w:cs="Power Geez Unicode1"/>
            <w:szCs w:val="24"/>
          </w:rPr>
          <w:t>ችግኝ አፍልቶ ማዛመት</w:t>
        </w:r>
        <w:r>
          <w:tab/>
        </w:r>
        <w:r>
          <w:fldChar w:fldCharType="begin"/>
        </w:r>
        <w:r>
          <w:instrText xml:space="preserve"> PAGEREF _Toc16087 \h </w:instrText>
        </w:r>
        <w:r>
          <w:fldChar w:fldCharType="separate"/>
        </w:r>
        <w:r>
          <w:t>17</w:t>
        </w:r>
        <w:r>
          <w:fldChar w:fldCharType="end"/>
        </w:r>
      </w:hyperlink>
    </w:p>
    <w:p w14:paraId="0E320DA8" w14:textId="77777777" w:rsidR="00496375" w:rsidRDefault="00496375">
      <w:pPr>
        <w:pStyle w:val="TOC1"/>
        <w:tabs>
          <w:tab w:val="clear" w:pos="440"/>
          <w:tab w:val="clear" w:pos="9323"/>
          <w:tab w:val="right" w:leader="dot" w:pos="9274"/>
        </w:tabs>
      </w:pPr>
      <w:hyperlink w:anchor="_Toc10034" w:history="1">
        <w:r>
          <w:rPr>
            <w:rFonts w:ascii="Power Geez Unicode1" w:hAnsi="Power Geez Unicode1" w:cs="Power Geez Unicode1"/>
            <w:bCs/>
            <w:szCs w:val="28"/>
          </w:rPr>
          <w:t xml:space="preserve">6. </w:t>
        </w:r>
        <w:r>
          <w:rPr>
            <w:rFonts w:ascii="Power Geez Unicode1" w:hAnsi="Power Geez Unicode1" w:cs="Power Geez Unicode1"/>
            <w:lang w:val="am-ET"/>
          </w:rPr>
          <w:t>የ</w:t>
        </w:r>
        <w:r>
          <w:rPr>
            <w:rFonts w:ascii="Power Geez Unicode1" w:hAnsi="Power Geez Unicode1" w:cs="Power Geez Unicode1"/>
          </w:rPr>
          <w:t>ማዳበሪያ አጠቃቀም</w:t>
        </w:r>
        <w:r>
          <w:tab/>
        </w:r>
        <w:r>
          <w:fldChar w:fldCharType="begin"/>
        </w:r>
        <w:r>
          <w:instrText xml:space="preserve"> PAGEREF _Toc10034 \h </w:instrText>
        </w:r>
        <w:r>
          <w:fldChar w:fldCharType="separate"/>
        </w:r>
        <w:r>
          <w:t>20</w:t>
        </w:r>
        <w:r>
          <w:fldChar w:fldCharType="end"/>
        </w:r>
      </w:hyperlink>
    </w:p>
    <w:p w14:paraId="3142A499" w14:textId="77777777" w:rsidR="00496375" w:rsidRDefault="00496375">
      <w:pPr>
        <w:pStyle w:val="TOC2"/>
        <w:tabs>
          <w:tab w:val="clear" w:pos="630"/>
          <w:tab w:val="clear" w:pos="9350"/>
          <w:tab w:val="right" w:leader="dot" w:pos="9274"/>
        </w:tabs>
      </w:pPr>
      <w:hyperlink w:anchor="_Toc22699" w:history="1">
        <w:r>
          <w:rPr>
            <w:rFonts w:ascii="Power Geez Unicode1" w:hAnsi="Power Geez Unicode1" w:cs="Power Geez Unicode1"/>
            <w:lang w:val="en-US"/>
          </w:rPr>
          <w:t xml:space="preserve">6.1. </w:t>
        </w:r>
        <w:r>
          <w:rPr>
            <w:rFonts w:ascii="Power Geez Unicode1" w:hAnsi="Power Geez Unicode1" w:cs="Power Geez Unicode1"/>
            <w:lang w:val="am-ET"/>
          </w:rPr>
          <w:t>የተፈጥሮ</w:t>
        </w:r>
        <w:r>
          <w:rPr>
            <w:rFonts w:ascii="Nyala" w:hAnsi="Power Geez Unicode1" w:cs="Power Geez Unicode1"/>
            <w:lang w:val="am-ET"/>
          </w:rPr>
          <w:t xml:space="preserve"> </w:t>
        </w:r>
        <w:r>
          <w:rPr>
            <w:rFonts w:ascii="Nyala" w:hAnsi="Power Geez Unicode1" w:cs="Power Geez Unicode1"/>
            <w:lang w:val="am-ET"/>
          </w:rPr>
          <w:t>ማዳበሪያ</w:t>
        </w:r>
        <w:r>
          <w:tab/>
        </w:r>
        <w:r>
          <w:fldChar w:fldCharType="begin"/>
        </w:r>
        <w:r>
          <w:instrText xml:space="preserve"> PAGEREF _Toc22699 \h </w:instrText>
        </w:r>
        <w:r>
          <w:fldChar w:fldCharType="separate"/>
        </w:r>
        <w:r>
          <w:t>20</w:t>
        </w:r>
        <w:r>
          <w:fldChar w:fldCharType="end"/>
        </w:r>
      </w:hyperlink>
    </w:p>
    <w:p w14:paraId="64B14EC2" w14:textId="77777777" w:rsidR="00496375" w:rsidRDefault="00496375">
      <w:pPr>
        <w:pStyle w:val="TOC2"/>
        <w:tabs>
          <w:tab w:val="clear" w:pos="630"/>
          <w:tab w:val="clear" w:pos="9350"/>
          <w:tab w:val="right" w:leader="dot" w:pos="9274"/>
        </w:tabs>
      </w:pPr>
      <w:hyperlink w:anchor="_Toc1365" w:history="1">
        <w:r>
          <w:rPr>
            <w:rFonts w:ascii="Power Geez Unicode1" w:hAnsi="Power Geez Unicode1" w:cs="Power Geez Unicode1"/>
            <w:lang w:val="en-US"/>
          </w:rPr>
          <w:t xml:space="preserve">6. 2. </w:t>
        </w:r>
        <w:r>
          <w:rPr>
            <w:rFonts w:ascii="Power Geez Unicode1" w:hAnsi="Power Geez Unicode1" w:cs="Power Geez Unicode1"/>
            <w:lang w:val="am-ET"/>
          </w:rPr>
          <w:t>የኬሚካል ማዳበሪያ</w:t>
        </w:r>
        <w:r>
          <w:tab/>
        </w:r>
        <w:r>
          <w:fldChar w:fldCharType="begin"/>
        </w:r>
        <w:r>
          <w:instrText xml:space="preserve"> PAGEREF _Toc1365 \h </w:instrText>
        </w:r>
        <w:r>
          <w:fldChar w:fldCharType="separate"/>
        </w:r>
        <w:r>
          <w:t>22</w:t>
        </w:r>
        <w:r>
          <w:fldChar w:fldCharType="end"/>
        </w:r>
      </w:hyperlink>
    </w:p>
    <w:p w14:paraId="012745C4" w14:textId="77777777" w:rsidR="00496375" w:rsidRDefault="00496375">
      <w:pPr>
        <w:pStyle w:val="TOC1"/>
        <w:tabs>
          <w:tab w:val="clear" w:pos="440"/>
          <w:tab w:val="clear" w:pos="9323"/>
          <w:tab w:val="right" w:leader="dot" w:pos="9274"/>
        </w:tabs>
      </w:pPr>
      <w:hyperlink w:anchor="_Toc31234" w:history="1">
        <w:r>
          <w:rPr>
            <w:rFonts w:ascii="Power Geez Unicode1" w:hAnsi="Power Geez Unicode1" w:cs="Power Geez Unicode1"/>
            <w:lang w:val="am-ET"/>
          </w:rPr>
          <w:t xml:space="preserve">7. የጤፍ </w:t>
        </w:r>
        <w:r>
          <w:rPr>
            <w:rFonts w:ascii="Power Geez Unicode1" w:hAnsi="Power Geez Unicode1" w:cs="Power Geez Unicode1"/>
          </w:rPr>
          <w:t>የአመራረት ስርዓት /cropping system</w:t>
        </w:r>
        <w:r>
          <w:tab/>
        </w:r>
        <w:r>
          <w:fldChar w:fldCharType="begin"/>
        </w:r>
        <w:r>
          <w:instrText xml:space="preserve"> PAGEREF _Toc31234 \h </w:instrText>
        </w:r>
        <w:r>
          <w:fldChar w:fldCharType="separate"/>
        </w:r>
        <w:r>
          <w:t>25</w:t>
        </w:r>
        <w:r>
          <w:fldChar w:fldCharType="end"/>
        </w:r>
      </w:hyperlink>
    </w:p>
    <w:p w14:paraId="5AAC2926" w14:textId="77777777" w:rsidR="00496375" w:rsidRDefault="00496375">
      <w:pPr>
        <w:pStyle w:val="TOC2"/>
        <w:tabs>
          <w:tab w:val="clear" w:pos="630"/>
          <w:tab w:val="clear" w:pos="9350"/>
          <w:tab w:val="right" w:leader="dot" w:pos="9274"/>
        </w:tabs>
      </w:pPr>
      <w:hyperlink w:anchor="_Toc12840" w:history="1">
        <w:r>
          <w:rPr>
            <w:rFonts w:ascii="Power Geez Unicode1" w:hAnsi="Power Geez Unicode1" w:cs="Power Geez Unicode1"/>
            <w:lang w:val="am-ET"/>
          </w:rPr>
          <w:t xml:space="preserve">7.1. </w:t>
        </w:r>
        <w:r>
          <w:rPr>
            <w:rFonts w:ascii="Power Geez Unicode1" w:hAnsi="Power Geez Unicode1" w:cs="Power Geez Unicode1"/>
          </w:rPr>
          <w:t>ሰብል</w:t>
        </w:r>
        <w:r>
          <w:rPr>
            <w:rFonts w:ascii="Power Geez Unicode1" w:hAnsi="Power Geez Unicode1" w:cs="Power Geez Unicode1"/>
            <w:lang w:val="am-ET"/>
          </w:rPr>
          <w:t xml:space="preserve"> </w:t>
        </w:r>
        <w:r>
          <w:rPr>
            <w:rFonts w:ascii="Power Geez Unicode1" w:hAnsi="Power Geez Unicode1" w:cs="Power Geez Unicode1"/>
          </w:rPr>
          <w:t xml:space="preserve">ፈረቃ </w:t>
        </w:r>
        <w:r>
          <w:rPr>
            <w:rFonts w:ascii="Power Geez Unicode1" w:hAnsi="Power Geez Unicode1" w:cs="Power Geez Unicode1"/>
            <w:lang w:val="am-ET"/>
          </w:rPr>
          <w:t>እና ጥምር ደን</w:t>
        </w:r>
        <w:r>
          <w:tab/>
        </w:r>
        <w:r>
          <w:fldChar w:fldCharType="begin"/>
        </w:r>
        <w:r>
          <w:instrText xml:space="preserve"> PAGEREF _Toc12840 \h </w:instrText>
        </w:r>
        <w:r>
          <w:fldChar w:fldCharType="separate"/>
        </w:r>
        <w:r>
          <w:t>25</w:t>
        </w:r>
        <w:r>
          <w:fldChar w:fldCharType="end"/>
        </w:r>
      </w:hyperlink>
    </w:p>
    <w:p w14:paraId="19B37272" w14:textId="77777777" w:rsidR="00496375" w:rsidRDefault="00496375">
      <w:pPr>
        <w:pStyle w:val="TOC3"/>
        <w:tabs>
          <w:tab w:val="clear" w:pos="900"/>
          <w:tab w:val="clear" w:pos="1100"/>
          <w:tab w:val="clear" w:pos="9264"/>
          <w:tab w:val="right" w:leader="dot" w:pos="9274"/>
        </w:tabs>
        <w:ind w:left="0" w:firstLineChars="100" w:firstLine="220"/>
      </w:pPr>
      <w:hyperlink w:anchor="_Toc29858" w:history="1">
        <w:r>
          <w:rPr>
            <w:rFonts w:ascii="Power Geez Unicode1" w:hAnsi="Power Geez Unicode1" w:cs="Power Geez Unicode1"/>
            <w:szCs w:val="24"/>
            <w:lang w:val="am-ET"/>
          </w:rPr>
          <w:t xml:space="preserve">7.2. </w:t>
        </w:r>
        <w:r>
          <w:rPr>
            <w:rFonts w:ascii="Power Geez Unicode1" w:hAnsi="Power Geez Unicode1" w:cs="Power Geez Unicode1"/>
            <w:bCs/>
            <w:szCs w:val="24"/>
          </w:rPr>
          <w:t>ዳግም ሰብል /Double cropping</w:t>
        </w:r>
        <w:r>
          <w:tab/>
        </w:r>
        <w:r>
          <w:fldChar w:fldCharType="begin"/>
        </w:r>
        <w:r>
          <w:instrText xml:space="preserve"> PAGEREF _Toc29858 \h </w:instrText>
        </w:r>
        <w:r>
          <w:fldChar w:fldCharType="separate"/>
        </w:r>
        <w:r>
          <w:t>26</w:t>
        </w:r>
        <w:r>
          <w:fldChar w:fldCharType="end"/>
        </w:r>
      </w:hyperlink>
    </w:p>
    <w:p w14:paraId="143A43FA" w14:textId="77777777" w:rsidR="00496375" w:rsidRDefault="00496375">
      <w:pPr>
        <w:pStyle w:val="TOC1"/>
        <w:tabs>
          <w:tab w:val="clear" w:pos="440"/>
          <w:tab w:val="clear" w:pos="9323"/>
          <w:tab w:val="right" w:leader="dot" w:pos="9274"/>
        </w:tabs>
      </w:pPr>
      <w:hyperlink w:anchor="_Toc9254" w:history="1">
        <w:r>
          <w:rPr>
            <w:rFonts w:ascii="Power Geez Unicode1" w:hAnsi="Power Geez Unicode1" w:cs="Power Geez Unicode1"/>
            <w:szCs w:val="24"/>
          </w:rPr>
          <w:t xml:space="preserve">8. </w:t>
        </w:r>
        <w:r>
          <w:rPr>
            <w:rFonts w:ascii="Power Geez Unicode1" w:hAnsi="Power Geez Unicode1" w:cs="Power Geez Unicode1"/>
          </w:rPr>
          <w:t>የሰብል ጥበቃ</w:t>
        </w:r>
        <w:r>
          <w:tab/>
        </w:r>
        <w:r>
          <w:fldChar w:fldCharType="begin"/>
        </w:r>
        <w:r>
          <w:instrText xml:space="preserve"> PAGEREF _Toc9254 \h </w:instrText>
        </w:r>
        <w:r>
          <w:fldChar w:fldCharType="separate"/>
        </w:r>
        <w:r>
          <w:t>27</w:t>
        </w:r>
        <w:r>
          <w:fldChar w:fldCharType="end"/>
        </w:r>
      </w:hyperlink>
    </w:p>
    <w:p w14:paraId="1A4E8904" w14:textId="77777777" w:rsidR="00496375" w:rsidRDefault="00496375">
      <w:pPr>
        <w:pStyle w:val="TOC2"/>
        <w:tabs>
          <w:tab w:val="clear" w:pos="630"/>
          <w:tab w:val="clear" w:pos="9350"/>
          <w:tab w:val="right" w:leader="dot" w:pos="9274"/>
        </w:tabs>
      </w:pPr>
      <w:hyperlink w:anchor="_Toc18868" w:history="1">
        <w:r>
          <w:rPr>
            <w:rFonts w:ascii="Power Geez Unicode1" w:hAnsi="Power Geez Unicode1" w:cs="Power Geez Unicode1"/>
          </w:rPr>
          <w:t>8.1. የአረም ቁጥጥር</w:t>
        </w:r>
        <w:r>
          <w:rPr>
            <w:rFonts w:ascii="Power Geez Unicode1" w:hAnsi="Power Geez Unicode1" w:cs="Power Geez Unicode1"/>
            <w:lang w:val="am-ET"/>
          </w:rPr>
          <w:t xml:space="preserve"> </w:t>
        </w:r>
        <w:r>
          <w:rPr>
            <w:rFonts w:ascii="Power Geez Unicode1" w:hAnsi="Power Geez Unicode1" w:cs="Power Geez Unicode1"/>
          </w:rPr>
          <w:t>ዘዴ</w:t>
        </w:r>
        <w:r>
          <w:tab/>
        </w:r>
        <w:r>
          <w:fldChar w:fldCharType="begin"/>
        </w:r>
        <w:r>
          <w:instrText xml:space="preserve"> PAGEREF _Toc18868 \h </w:instrText>
        </w:r>
        <w:r>
          <w:fldChar w:fldCharType="separate"/>
        </w:r>
        <w:r>
          <w:t>27</w:t>
        </w:r>
        <w:r>
          <w:fldChar w:fldCharType="end"/>
        </w:r>
      </w:hyperlink>
    </w:p>
    <w:p w14:paraId="51EB24F6" w14:textId="77777777" w:rsidR="00496375" w:rsidRDefault="00496375">
      <w:pPr>
        <w:pStyle w:val="TOC2"/>
        <w:tabs>
          <w:tab w:val="clear" w:pos="630"/>
          <w:tab w:val="clear" w:pos="9350"/>
          <w:tab w:val="right" w:leader="dot" w:pos="9274"/>
        </w:tabs>
      </w:pPr>
      <w:hyperlink w:anchor="_Toc20265" w:history="1">
        <w:r>
          <w:rPr>
            <w:rFonts w:ascii="Power Geez Unicode1" w:hAnsi="Power Geez Unicode1" w:cs="Power Geez Unicode1"/>
          </w:rPr>
          <w:t>8.2. በሽታን መከላከልና መቆጣጠር</w:t>
        </w:r>
        <w:r>
          <w:rPr>
            <w:rFonts w:ascii="Power Geez Unicode1" w:hAnsi="Power Geez Unicode1" w:cs="Power Geez Unicode1"/>
            <w:lang w:val="am-ET"/>
          </w:rPr>
          <w:t xml:space="preserve"> </w:t>
        </w:r>
        <w:r>
          <w:rPr>
            <w:rFonts w:ascii="Power Geez Unicode1" w:hAnsi="Power Geez Unicode1" w:cs="Power Geez Unicode1"/>
          </w:rPr>
          <w:t>ዘዴዎች</w:t>
        </w:r>
        <w:r>
          <w:tab/>
        </w:r>
        <w:r>
          <w:fldChar w:fldCharType="begin"/>
        </w:r>
        <w:r>
          <w:instrText xml:space="preserve"> PAGEREF _Toc20265 \h </w:instrText>
        </w:r>
        <w:r>
          <w:fldChar w:fldCharType="separate"/>
        </w:r>
        <w:r>
          <w:t>29</w:t>
        </w:r>
        <w:r>
          <w:fldChar w:fldCharType="end"/>
        </w:r>
      </w:hyperlink>
    </w:p>
    <w:p w14:paraId="44F5C849" w14:textId="77777777" w:rsidR="00496375" w:rsidRDefault="00496375">
      <w:pPr>
        <w:pStyle w:val="TOC2"/>
        <w:tabs>
          <w:tab w:val="clear" w:pos="630"/>
          <w:tab w:val="clear" w:pos="9350"/>
          <w:tab w:val="right" w:leader="dot" w:pos="9274"/>
        </w:tabs>
      </w:pPr>
      <w:hyperlink w:anchor="_Toc5258" w:history="1">
        <w:r>
          <w:rPr>
            <w:rFonts w:ascii="Power Geez Unicode1" w:hAnsi="Power Geez Unicode1" w:cs="Power Geez Unicode1"/>
          </w:rPr>
          <w:t>8.3. ነፍሳት ተባይ መከላከል</w:t>
        </w:r>
        <w:r>
          <w:tab/>
        </w:r>
        <w:r>
          <w:fldChar w:fldCharType="begin"/>
        </w:r>
        <w:r>
          <w:instrText xml:space="preserve"> PAGEREF _Toc5258 \h </w:instrText>
        </w:r>
        <w:r>
          <w:fldChar w:fldCharType="separate"/>
        </w:r>
        <w:r>
          <w:t>32</w:t>
        </w:r>
        <w:r>
          <w:fldChar w:fldCharType="end"/>
        </w:r>
      </w:hyperlink>
    </w:p>
    <w:p w14:paraId="241166F9" w14:textId="77777777" w:rsidR="00496375" w:rsidRDefault="00496375">
      <w:pPr>
        <w:pStyle w:val="TOC2"/>
        <w:tabs>
          <w:tab w:val="clear" w:pos="630"/>
          <w:tab w:val="clear" w:pos="9350"/>
          <w:tab w:val="right" w:leader="dot" w:pos="9274"/>
        </w:tabs>
      </w:pPr>
      <w:hyperlink w:anchor="_Toc20702" w:history="1">
        <w:r>
          <w:rPr>
            <w:rStyle w:val="Heading1Char"/>
            <w:rFonts w:ascii="Power Geez Unicode1" w:hAnsi="Power Geez Unicode1" w:cs="Power Geez Unicode1"/>
            <w:szCs w:val="24"/>
          </w:rPr>
          <w:t xml:space="preserve">9. </w:t>
        </w:r>
        <w:r>
          <w:rPr>
            <w:rFonts w:ascii="Power Geez Unicode1" w:hAnsi="Power Geez Unicode1" w:cs="Power Geez Unicode1"/>
            <w:bCs/>
            <w:lang w:val="am-ET"/>
          </w:rPr>
          <w:t>የሰብል ምርት አሰባሰብ እና ድህረ ምርት አያያዝ</w:t>
        </w:r>
        <w:r>
          <w:tab/>
        </w:r>
        <w:r>
          <w:fldChar w:fldCharType="begin"/>
        </w:r>
        <w:r>
          <w:instrText xml:space="preserve"> PAGEREF _Toc20702 \h </w:instrText>
        </w:r>
        <w:r>
          <w:fldChar w:fldCharType="separate"/>
        </w:r>
        <w:r>
          <w:t>33</w:t>
        </w:r>
        <w:r>
          <w:fldChar w:fldCharType="end"/>
        </w:r>
      </w:hyperlink>
    </w:p>
    <w:p w14:paraId="4AA818C0" w14:textId="77777777" w:rsidR="00496375" w:rsidRDefault="00496375">
      <w:pPr>
        <w:pStyle w:val="TOC1"/>
        <w:tabs>
          <w:tab w:val="clear" w:pos="440"/>
          <w:tab w:val="clear" w:pos="9323"/>
          <w:tab w:val="right" w:leader="dot" w:pos="9274"/>
        </w:tabs>
      </w:pPr>
      <w:hyperlink w:anchor="_Toc2733" w:history="1">
        <w:r>
          <w:rPr>
            <w:rFonts w:ascii="Power Geez Unicode1" w:hAnsi="Power Geez Unicode1" w:cs="Power Geez Unicode1"/>
            <w:szCs w:val="24"/>
          </w:rPr>
          <w:t xml:space="preserve">10. </w:t>
        </w:r>
        <w:r>
          <w:rPr>
            <w:rFonts w:ascii="Power Geez Unicode1" w:hAnsi="Power Geez Unicode1" w:cs="Power Geez Unicode1"/>
          </w:rPr>
          <w:t>የ</w:t>
        </w:r>
        <w:r>
          <w:rPr>
            <w:rFonts w:ascii="Power Geez Unicode1" w:hAnsi="Power Geez Unicode1" w:cs="Power Geez Unicode1"/>
            <w:lang w:val="am-ET"/>
          </w:rPr>
          <w:t>ማኑዋል</w:t>
        </w:r>
        <w:r>
          <w:rPr>
            <w:rFonts w:ascii="Power Geez Unicode1" w:hAnsi="Power Geez Unicode1" w:cs="Power Geez Unicode1"/>
          </w:rPr>
          <w:t xml:space="preserve"> ትግበራ ኢኮኖሚያዊ አዋጭነት ስሌት</w:t>
        </w:r>
        <w:r>
          <w:tab/>
        </w:r>
        <w:r>
          <w:fldChar w:fldCharType="begin"/>
        </w:r>
        <w:r>
          <w:instrText xml:space="preserve"> PAGEREF _Toc2733 \h </w:instrText>
        </w:r>
        <w:r>
          <w:fldChar w:fldCharType="separate"/>
        </w:r>
        <w:r>
          <w:t>34</w:t>
        </w:r>
        <w:r>
          <w:fldChar w:fldCharType="end"/>
        </w:r>
      </w:hyperlink>
    </w:p>
    <w:p w14:paraId="2DCA63BB" w14:textId="77777777" w:rsidR="00496375" w:rsidRDefault="00496375">
      <w:pPr>
        <w:pStyle w:val="TOC1"/>
        <w:tabs>
          <w:tab w:val="clear" w:pos="440"/>
          <w:tab w:val="clear" w:pos="9323"/>
          <w:tab w:val="right" w:leader="dot" w:pos="9274"/>
        </w:tabs>
      </w:pPr>
      <w:hyperlink w:anchor="_Toc5200" w:history="1">
        <w:r>
          <w:rPr>
            <w:rFonts w:ascii="Power Geez Unicode1" w:hAnsi="Power Geez Unicode1" w:cs="Power Geez Unicode1"/>
            <w:lang w:val="am-ET"/>
          </w:rPr>
          <w:t>ማጣቀሻ/ ዋቢ መረጃዎች</w:t>
        </w:r>
        <w:r>
          <w:tab/>
        </w:r>
        <w:r>
          <w:fldChar w:fldCharType="begin"/>
        </w:r>
        <w:r>
          <w:instrText xml:space="preserve"> PAGEREF _Toc5200 \h </w:instrText>
        </w:r>
        <w:r>
          <w:fldChar w:fldCharType="separate"/>
        </w:r>
        <w:r>
          <w:t>34</w:t>
        </w:r>
        <w:r>
          <w:fldChar w:fldCharType="end"/>
        </w:r>
      </w:hyperlink>
    </w:p>
    <w:p w14:paraId="4860B894" w14:textId="77777777" w:rsidR="00496375" w:rsidRDefault="00496375">
      <w:pPr>
        <w:pStyle w:val="TOC1"/>
        <w:tabs>
          <w:tab w:val="clear" w:pos="440"/>
          <w:tab w:val="clear" w:pos="9323"/>
          <w:tab w:val="right" w:leader="dot" w:pos="9274"/>
        </w:tabs>
        <w:rPr>
          <w:rFonts w:ascii="Nyala" w:eastAsia="SimSun" w:hAnsi="Nyala" w:cs="Nyala"/>
          <w:b/>
          <w:bCs/>
          <w:color w:val="366091"/>
          <w:sz w:val="28"/>
          <w:szCs w:val="28"/>
        </w:rPr>
      </w:pPr>
      <w:r>
        <w:rPr>
          <w:rFonts w:ascii="Power Geez Unicode1" w:hAnsi="Power Geez Unicode1" w:cs="Power Geez Unicode1"/>
          <w:b/>
          <w:bCs/>
          <w:color w:val="FF0000"/>
          <w:sz w:val="24"/>
          <w:szCs w:val="24"/>
          <w:lang w:val="en-GB"/>
        </w:rPr>
        <w:fldChar w:fldCharType="end"/>
      </w:r>
      <w:bookmarkStart w:id="1" w:name="_Toc376569903"/>
      <w:bookmarkStart w:id="2" w:name="_Toc320451391"/>
      <w:bookmarkStart w:id="3" w:name="_Toc406798879"/>
      <w:bookmarkStart w:id="4" w:name="_Toc316140305"/>
      <w:bookmarkStart w:id="5" w:name="_Toc320455735"/>
      <w:bookmarkStart w:id="6" w:name="_Toc318605794"/>
    </w:p>
    <w:p w14:paraId="4195CFB8" w14:textId="77777777" w:rsidR="00496375" w:rsidRDefault="00496375">
      <w:pPr>
        <w:pStyle w:val="Heading1"/>
        <w:numPr>
          <w:ilvl w:val="0"/>
          <w:numId w:val="2"/>
        </w:numPr>
        <w:rPr>
          <w:rFonts w:ascii="Power Geez Unicode1" w:hAnsi="Power Geez Unicode1" w:cs="Power Geez Unicode1"/>
        </w:rPr>
      </w:pPr>
      <w:bookmarkStart w:id="7" w:name="_Toc147653047"/>
      <w:bookmarkStart w:id="8" w:name="_Toc22217"/>
      <w:bookmarkStart w:id="9" w:name="_Toc8014"/>
      <w:bookmarkStart w:id="10" w:name="_Toc13063"/>
      <w:bookmarkStart w:id="11" w:name="_Toc13676"/>
      <w:bookmarkStart w:id="12" w:name="_Toc18197"/>
      <w:bookmarkStart w:id="13" w:name="_Toc23102"/>
      <w:bookmarkStart w:id="14" w:name="_Toc24705"/>
      <w:r>
        <w:rPr>
          <w:rFonts w:ascii="Power Geez Unicode1" w:hAnsi="Power Geez Unicode1" w:cs="Power Geez Unicode1"/>
        </w:rPr>
        <w:t>መግቢያ</w:t>
      </w:r>
      <w:bookmarkEnd w:id="1"/>
      <w:bookmarkEnd w:id="2"/>
      <w:bookmarkEnd w:id="3"/>
      <w:bookmarkEnd w:id="4"/>
      <w:bookmarkEnd w:id="5"/>
      <w:bookmarkEnd w:id="6"/>
      <w:bookmarkEnd w:id="7"/>
      <w:bookmarkEnd w:id="8"/>
      <w:bookmarkEnd w:id="9"/>
      <w:bookmarkEnd w:id="10"/>
      <w:bookmarkEnd w:id="11"/>
      <w:bookmarkEnd w:id="12"/>
      <w:bookmarkEnd w:id="13"/>
      <w:bookmarkEnd w:id="14"/>
    </w:p>
    <w:p w14:paraId="2B4EAA66" w14:textId="77777777" w:rsidR="00496375" w:rsidRDefault="00496375">
      <w:pPr>
        <w:keepNext/>
        <w:spacing w:after="0" w:line="240" w:lineRule="auto"/>
        <w:ind w:left="426"/>
        <w:outlineLvl w:val="0"/>
        <w:rPr>
          <w:rFonts w:ascii="Nyala" w:eastAsia="SimSun" w:hAnsi="Nyala"/>
          <w:bCs/>
          <w:color w:val="366091"/>
          <w:sz w:val="24"/>
          <w:szCs w:val="24"/>
        </w:rPr>
      </w:pPr>
    </w:p>
    <w:p w14:paraId="03EBDBC2" w14:textId="77777777" w:rsidR="00496375" w:rsidRDefault="00496375">
      <w:pPr>
        <w:tabs>
          <w:tab w:val="left" w:pos="360"/>
        </w:tabs>
        <w:spacing w:after="0" w:line="360" w:lineRule="auto"/>
        <w:jc w:val="both"/>
        <w:rPr>
          <w:rFonts w:ascii="Nyala" w:hAnsi="Nyala"/>
          <w:sz w:val="24"/>
          <w:szCs w:val="24"/>
        </w:rPr>
      </w:pPr>
      <w:r>
        <w:rPr>
          <w:rFonts w:ascii="Power Geez Unicode1" w:hAnsi="Power Geez Unicode1" w:cs="Power Geez Unicode1"/>
          <w:sz w:val="24"/>
          <w:szCs w:val="24"/>
        </w:rPr>
        <w:t>ጤፍ በኢትዮጵያ ሀገር በቀል ከሆኑት የብርዕና አገዳ ሰብሎች አንዱና ዋነኛው</w:t>
      </w:r>
      <w:r>
        <w:rPr>
          <w:rFonts w:ascii="Power Geez Unicode1" w:hAnsi="Power Geez Unicode1" w:cs="Power Geez Unicode1"/>
          <w:sz w:val="24"/>
          <w:szCs w:val="24"/>
          <w:lang w:val="am-ET"/>
        </w:rPr>
        <w:t xml:space="preserve"> ሲሆን</w:t>
      </w:r>
      <w:r>
        <w:rPr>
          <w:rFonts w:ascii="Power Geez Unicode1" w:hAnsi="Power Geez Unicode1" w:cs="Power Geez Unicode1"/>
          <w:sz w:val="24"/>
          <w:szCs w:val="24"/>
        </w:rPr>
        <w:t xml:space="preserve"> በበርካታ የአገሪቱ ክ</w:t>
      </w:r>
      <w:r>
        <w:rPr>
          <w:rFonts w:ascii="Power Geez Unicode1" w:hAnsi="Power Geez Unicode1" w:cs="Power Geez Unicode1"/>
          <w:sz w:val="24"/>
          <w:szCs w:val="24"/>
          <w:lang w:val="am-ET"/>
        </w:rPr>
        <w:t>ል</w:t>
      </w:r>
      <w:r>
        <w:rPr>
          <w:rFonts w:ascii="Power Geez Unicode1" w:hAnsi="Power Geez Unicode1" w:cs="Power Geez Unicode1"/>
          <w:sz w:val="24"/>
          <w:szCs w:val="24"/>
        </w:rPr>
        <w:t>ሎች</w:t>
      </w:r>
      <w:r>
        <w:rPr>
          <w:rFonts w:ascii="Power Geez Unicode1" w:hAnsi="Power Geez Unicode1" w:cs="Power Geez Unicode1"/>
          <w:sz w:val="24"/>
          <w:szCs w:val="24"/>
          <w:lang w:val="am-ET"/>
        </w:rPr>
        <w:t>ም</w:t>
      </w:r>
      <w:r>
        <w:rPr>
          <w:rFonts w:ascii="Power Geez Unicode1" w:hAnsi="Power Geez Unicode1" w:cs="Power Geez Unicode1"/>
          <w:sz w:val="24"/>
          <w:szCs w:val="24"/>
        </w:rPr>
        <w:t xml:space="preserve"> በሰፊው ይመረታል:: በ201</w:t>
      </w:r>
      <w:r>
        <w:rPr>
          <w:rFonts w:ascii="Power Geez Unicode1" w:hAnsi="Power Geez Unicode1" w:cs="Power Geez Unicode1"/>
          <w:sz w:val="24"/>
          <w:szCs w:val="24"/>
          <w:lang w:val="am-ET"/>
        </w:rPr>
        <w:t>4</w:t>
      </w:r>
      <w:r>
        <w:rPr>
          <w:rFonts w:ascii="Power Geez Unicode1" w:hAnsi="Power Geez Unicode1" w:cs="Power Geez Unicode1"/>
          <w:sz w:val="24"/>
          <w:szCs w:val="24"/>
        </w:rPr>
        <w:t>/201</w:t>
      </w:r>
      <w:r>
        <w:rPr>
          <w:rFonts w:ascii="Power Geez Unicode1" w:hAnsi="Power Geez Unicode1" w:cs="Power Geez Unicode1"/>
          <w:sz w:val="24"/>
          <w:szCs w:val="24"/>
          <w:lang w:val="am-ET"/>
        </w:rPr>
        <w:t>5</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ዓ.ም. </w:t>
      </w:r>
      <w:r>
        <w:rPr>
          <w:rFonts w:ascii="Power Geez Unicode1" w:hAnsi="Power Geez Unicode1" w:cs="Power Geez Unicode1"/>
          <w:sz w:val="24"/>
          <w:szCs w:val="24"/>
        </w:rPr>
        <w:t xml:space="preserve">መኸር በጠቅላላው 2.93 ሚሊዮን ሄክታር መሬት በጤፍ የተሸፈነ ሲሆን 56.14 ሚሊዮን ኩንታል ምርት </w:t>
      </w:r>
      <w:r>
        <w:rPr>
          <w:rFonts w:ascii="Power Geez Unicode1" w:hAnsi="Power Geez Unicode1" w:cs="Power Geez Unicode1"/>
          <w:sz w:val="24"/>
          <w:szCs w:val="24"/>
          <w:lang w:val="am-ET"/>
        </w:rPr>
        <w:t xml:space="preserve">ሊሰበሰብ ችሏል፡፡ በተጠቀሰው ዓመት የነበረውም የጤፍ </w:t>
      </w:r>
      <w:r>
        <w:rPr>
          <w:rFonts w:ascii="Power Geez Unicode1" w:hAnsi="Power Geez Unicode1" w:cs="Power Geez Unicode1"/>
          <w:sz w:val="24"/>
          <w:szCs w:val="24"/>
        </w:rPr>
        <w:t>አማካይ ምርታማነ</w:t>
      </w:r>
      <w:r>
        <w:rPr>
          <w:rFonts w:ascii="Power Geez Unicode1" w:hAnsi="Power Geez Unicode1" w:cs="Power Geez Unicode1"/>
          <w:sz w:val="24"/>
          <w:szCs w:val="24"/>
          <w:lang w:val="am-ET"/>
        </w:rPr>
        <w:t>ት</w:t>
      </w:r>
      <w:r>
        <w:rPr>
          <w:rFonts w:ascii="Power Geez Unicode1" w:hAnsi="Power Geez Unicode1" w:cs="Power Geez Unicode1"/>
          <w:sz w:val="24"/>
          <w:szCs w:val="24"/>
        </w:rPr>
        <w:t xml:space="preserve"> በሄ/ር 19.14 ኩ/ል ነ</w:t>
      </w:r>
      <w:r>
        <w:rPr>
          <w:rFonts w:ascii="Power Geez Unicode1" w:hAnsi="Power Geez Unicode1" w:cs="Power Geez Unicode1"/>
          <w:sz w:val="24"/>
          <w:szCs w:val="24"/>
          <w:lang w:val="am-ET"/>
        </w:rPr>
        <w:t>ው፡፡</w:t>
      </w:r>
      <w:r>
        <w:rPr>
          <w:rFonts w:ascii="Power Geez Unicode1" w:hAnsi="Power Geez Unicode1" w:cs="Power Geez Unicode1"/>
          <w:sz w:val="24"/>
          <w:szCs w:val="24"/>
        </w:rPr>
        <w:t xml:space="preserve"> ባ</w:t>
      </w:r>
      <w:r>
        <w:rPr>
          <w:rFonts w:ascii="Power Geez Unicode1" w:hAnsi="Power Geez Unicode1" w:cs="Power Geez Unicode1"/>
          <w:sz w:val="24"/>
          <w:szCs w:val="24"/>
          <w:lang w:val="am-ET"/>
        </w:rPr>
        <w:t>ለፉ</w:t>
      </w:r>
      <w:r>
        <w:rPr>
          <w:rFonts w:ascii="Power Geez Unicode1" w:hAnsi="Power Geez Unicode1" w:cs="Power Geez Unicode1"/>
          <w:sz w:val="24"/>
          <w:szCs w:val="24"/>
        </w:rPr>
        <w:t xml:space="preserve">ት </w:t>
      </w:r>
      <w:r>
        <w:rPr>
          <w:rFonts w:ascii="Power Geez Unicode1" w:hAnsi="Power Geez Unicode1" w:cs="Power Geez Unicode1"/>
          <w:sz w:val="24"/>
          <w:szCs w:val="24"/>
          <w:lang w:val="am-ET"/>
        </w:rPr>
        <w:t>አምስት</w:t>
      </w:r>
      <w:r>
        <w:rPr>
          <w:rFonts w:ascii="Power Geez Unicode1" w:hAnsi="Power Geez Unicode1" w:cs="Power Geez Unicode1"/>
          <w:sz w:val="24"/>
          <w:szCs w:val="24"/>
        </w:rPr>
        <w:t xml:space="preserve"> ዓመታት</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20</w:t>
      </w:r>
      <w:r>
        <w:rPr>
          <w:rFonts w:ascii="Power Geez Unicode1" w:hAnsi="Power Geez Unicode1" w:cs="Power Geez Unicode1"/>
          <w:sz w:val="24"/>
          <w:szCs w:val="24"/>
          <w:lang w:val="am-ET"/>
        </w:rPr>
        <w:t>10</w:t>
      </w:r>
      <w:r>
        <w:rPr>
          <w:rFonts w:ascii="Power Geez Unicode1" w:hAnsi="Power Geez Unicode1" w:cs="Power Geez Unicode1"/>
          <w:sz w:val="24"/>
          <w:szCs w:val="24"/>
        </w:rPr>
        <w:t>-2014 ዓ/ም</w:t>
      </w:r>
      <w:r>
        <w:rPr>
          <w:rFonts w:ascii="Power Geez Unicode1" w:hAnsi="Power Geez Unicode1" w:cs="Power Geez Unicode1"/>
          <w:sz w:val="24"/>
          <w:szCs w:val="24"/>
          <w:lang w:val="am-ET"/>
        </w:rPr>
        <w:t>) የ</w:t>
      </w:r>
      <w:r>
        <w:rPr>
          <w:rFonts w:ascii="Power Geez Unicode1" w:hAnsi="Power Geez Unicode1" w:cs="Power Geez Unicode1"/>
          <w:sz w:val="24"/>
          <w:szCs w:val="24"/>
        </w:rPr>
        <w:t xml:space="preserve">ጤፍ አጠቃላይ </w:t>
      </w:r>
      <w:r>
        <w:rPr>
          <w:rFonts w:ascii="Power Geez Unicode1" w:hAnsi="Power Geez Unicode1" w:cs="Power Geez Unicode1"/>
          <w:sz w:val="24"/>
          <w:szCs w:val="24"/>
          <w:lang w:val="am-ET"/>
        </w:rPr>
        <w:t>መ</w:t>
      </w:r>
      <w:r>
        <w:rPr>
          <w:rFonts w:ascii="Power Geez Unicode1" w:hAnsi="Power Geez Unicode1" w:cs="Power Geez Unicode1"/>
          <w:sz w:val="24"/>
          <w:szCs w:val="24"/>
        </w:rPr>
        <w:t>ኸ</w:t>
      </w:r>
      <w:r>
        <w:rPr>
          <w:rFonts w:ascii="Power Geez Unicode1" w:hAnsi="Power Geez Unicode1" w:cs="Power Geez Unicode1"/>
          <w:sz w:val="24"/>
          <w:szCs w:val="24"/>
          <w:lang w:val="am-ET"/>
        </w:rPr>
        <w:t>ር እርሻ</w:t>
      </w:r>
      <w:r>
        <w:rPr>
          <w:rFonts w:ascii="Power Geez Unicode1" w:hAnsi="Power Geez Unicode1" w:cs="Power Geez Unicode1"/>
          <w:sz w:val="24"/>
          <w:szCs w:val="24"/>
        </w:rPr>
        <w:t xml:space="preserve"> ሽፋን በ3.0% </w:t>
      </w:r>
      <w:r>
        <w:rPr>
          <w:rFonts w:ascii="Power Geez Unicode1" w:hAnsi="Power Geez Unicode1" w:cs="Power Geez Unicode1"/>
          <w:sz w:val="24"/>
          <w:szCs w:val="24"/>
          <w:lang w:val="am-ET"/>
        </w:rPr>
        <w:t>የ</w:t>
      </w:r>
      <w:r>
        <w:rPr>
          <w:rFonts w:ascii="Power Geez Unicode1" w:hAnsi="Power Geez Unicode1" w:cs="Power Geez Unicode1"/>
          <w:sz w:val="24"/>
          <w:szCs w:val="24"/>
        </w:rPr>
        <w:t>ቀ</w:t>
      </w:r>
      <w:r>
        <w:rPr>
          <w:rFonts w:ascii="Power Geez Unicode1" w:hAnsi="Power Geez Unicode1" w:cs="Power Geez Unicode1"/>
          <w:sz w:val="24"/>
          <w:szCs w:val="24"/>
          <w:lang w:val="am-ET"/>
        </w:rPr>
        <w:t>ነሰ ቢሆንም</w:t>
      </w:r>
      <w:r>
        <w:rPr>
          <w:rFonts w:ascii="Power Geez Unicode1" w:hAnsi="Power Geez Unicode1" w:cs="Power Geez Unicode1"/>
          <w:sz w:val="24"/>
          <w:szCs w:val="24"/>
        </w:rPr>
        <w:t xml:space="preserve"> ምር</w:t>
      </w:r>
      <w:r>
        <w:rPr>
          <w:rFonts w:ascii="Power Geez Unicode1" w:hAnsi="Power Geez Unicode1" w:cs="Power Geez Unicode1"/>
          <w:sz w:val="24"/>
          <w:szCs w:val="24"/>
          <w:lang w:val="am-ET"/>
        </w:rPr>
        <w:t>ቱ</w:t>
      </w:r>
      <w:r>
        <w:rPr>
          <w:rFonts w:ascii="Power Geez Unicode1" w:hAnsi="Power Geez Unicode1" w:cs="Power Geez Unicode1"/>
          <w:sz w:val="24"/>
          <w:szCs w:val="24"/>
        </w:rPr>
        <w:t xml:space="preserve"> (</w:t>
      </w:r>
      <w:r>
        <w:rPr>
          <w:rFonts w:ascii="Nyala" w:hAnsi="Power Geez Unicode1" w:cs="Power Geez Unicode1"/>
          <w:sz w:val="24"/>
          <w:szCs w:val="24"/>
          <w:lang w:val="am-ET"/>
        </w:rPr>
        <w:t>በ</w:t>
      </w:r>
      <w:r>
        <w:rPr>
          <w:rFonts w:ascii="Nyala" w:hAnsi="Power Geez Unicode1" w:cs="Power Geez Unicode1"/>
          <w:sz w:val="24"/>
          <w:szCs w:val="24"/>
        </w:rPr>
        <w:t xml:space="preserve"> </w:t>
      </w:r>
      <w:r>
        <w:rPr>
          <w:rFonts w:ascii="Power Geez Unicode1" w:hAnsi="Power Geez Unicode1" w:cs="Power Geez Unicode1"/>
          <w:sz w:val="24"/>
          <w:szCs w:val="24"/>
          <w:lang w:val="am-ET"/>
        </w:rPr>
        <w:t>6</w:t>
      </w:r>
      <w:r>
        <w:rPr>
          <w:rFonts w:ascii="Power Geez Unicode1" w:hAnsi="Power Geez Unicode1" w:cs="Power Geez Unicode1"/>
          <w:sz w:val="24"/>
          <w:szCs w:val="24"/>
        </w:rPr>
        <w:t>.3%) እና ምርታማነ</w:t>
      </w:r>
      <w:r>
        <w:rPr>
          <w:rFonts w:ascii="Power Geez Unicode1" w:hAnsi="Power Geez Unicode1" w:cs="Power Geez Unicode1"/>
          <w:sz w:val="24"/>
          <w:szCs w:val="24"/>
          <w:lang w:val="am-ET"/>
        </w:rPr>
        <w:t>ቱ</w:t>
      </w:r>
      <w:r>
        <w:rPr>
          <w:rFonts w:ascii="Power Geez Unicode1" w:hAnsi="Power Geez Unicode1" w:cs="Power Geez Unicode1"/>
          <w:sz w:val="24"/>
          <w:szCs w:val="24"/>
        </w:rPr>
        <w:t xml:space="preserve"> (በ9.5%) እድገት አሳይቷል (</w:t>
      </w:r>
      <w:r>
        <w:rPr>
          <w:rFonts w:ascii="Power Geez Unicode1" w:hAnsi="Power Geez Unicode1" w:cs="Power Geez Unicode1"/>
          <w:sz w:val="24"/>
          <w:szCs w:val="24"/>
          <w:lang w:val="am-ET"/>
        </w:rPr>
        <w:t>ሠንጠረዥ 1)</w:t>
      </w:r>
      <w:r>
        <w:rPr>
          <w:rFonts w:ascii="Power Geez Unicode1" w:hAnsi="Power Geez Unicode1" w:cs="Power Geez Unicode1"/>
          <w:sz w:val="24"/>
          <w:szCs w:val="24"/>
        </w:rPr>
        <w:t xml:space="preserve">። </w:t>
      </w:r>
      <w:r>
        <w:rPr>
          <w:rFonts w:ascii="Nyala" w:hAnsi="Nyala"/>
          <w:sz w:val="24"/>
          <w:szCs w:val="24"/>
        </w:rPr>
        <w:t xml:space="preserve"> </w:t>
      </w:r>
    </w:p>
    <w:p w14:paraId="0A5A46A5" w14:textId="77777777" w:rsidR="00496375" w:rsidRDefault="00496375">
      <w:pPr>
        <w:tabs>
          <w:tab w:val="left" w:pos="360"/>
        </w:tabs>
        <w:spacing w:after="0" w:line="360" w:lineRule="auto"/>
        <w:jc w:val="both"/>
        <w:rPr>
          <w:rFonts w:ascii="Nyala" w:hAnsi="Nyala" w:cs="Calibri"/>
          <w:sz w:val="24"/>
          <w:szCs w:val="24"/>
        </w:rPr>
      </w:pPr>
    </w:p>
    <w:p w14:paraId="4454DF04" w14:textId="77777777" w:rsidR="00496375" w:rsidRDefault="00496375">
      <w:pPr>
        <w:tabs>
          <w:tab w:val="left" w:pos="36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ጤፍ በዋናነት ለምግብነት የሚያገለግል </w:t>
      </w:r>
      <w:r>
        <w:rPr>
          <w:rFonts w:ascii="Power Geez Unicode1" w:hAnsi="Power Geez Unicode1" w:cs="Power Geez Unicode1"/>
          <w:sz w:val="24"/>
          <w:szCs w:val="24"/>
          <w:lang w:val="am-ET"/>
        </w:rPr>
        <w:t>ሰብል ሲሆን</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ተረፈ ምርቱ (</w:t>
      </w:r>
      <w:r>
        <w:rPr>
          <w:rFonts w:ascii="Power Geez Unicode1" w:hAnsi="Power Geez Unicode1" w:cs="Power Geez Unicode1"/>
          <w:sz w:val="24"/>
          <w:szCs w:val="24"/>
        </w:rPr>
        <w:t>ጭ</w:t>
      </w:r>
      <w:r>
        <w:rPr>
          <w:rFonts w:ascii="Power Geez Unicode1" w:hAnsi="Power Geez Unicode1" w:cs="Power Geez Unicode1"/>
          <w:sz w:val="24"/>
          <w:szCs w:val="24"/>
          <w:lang w:val="am-ET"/>
        </w:rPr>
        <w:t>ዱ)ም</w:t>
      </w:r>
      <w:r>
        <w:rPr>
          <w:rFonts w:ascii="Power Geez Unicode1" w:hAnsi="Power Geez Unicode1" w:cs="Power Geez Unicode1"/>
          <w:sz w:val="24"/>
          <w:szCs w:val="24"/>
        </w:rPr>
        <w:t xml:space="preserve"> ለእንስሳት መኖነትና ለቤት ምርጊት ከፍተኛ ጥቅም ይ</w:t>
      </w:r>
      <w:r>
        <w:rPr>
          <w:rFonts w:ascii="Power Geez Unicode1" w:hAnsi="Power Geez Unicode1" w:cs="Power Geez Unicode1"/>
          <w:sz w:val="24"/>
          <w:szCs w:val="24"/>
          <w:lang w:val="am-ET"/>
        </w:rPr>
        <w:t>ሰጣ</w:t>
      </w:r>
      <w:r>
        <w:rPr>
          <w:rFonts w:ascii="Power Geez Unicode1" w:hAnsi="Power Geez Unicode1" w:cs="Power Geez Unicode1"/>
          <w:sz w:val="24"/>
          <w:szCs w:val="24"/>
        </w:rPr>
        <w:t xml:space="preserve">ል:: ግሉትን (gluten) </w:t>
      </w:r>
      <w:r>
        <w:rPr>
          <w:rFonts w:ascii="Power Geez Unicode1" w:hAnsi="Power Geez Unicode1" w:cs="Power Geez Unicode1"/>
          <w:sz w:val="24"/>
          <w:szCs w:val="24"/>
          <w:lang w:val="am-ET"/>
        </w:rPr>
        <w:t xml:space="preserve">ከተባለ </w:t>
      </w:r>
      <w:r>
        <w:rPr>
          <w:rFonts w:ascii="Power Geez Unicode1" w:hAnsi="Power Geez Unicode1" w:cs="Power Geez Unicode1"/>
          <w:sz w:val="24"/>
          <w:szCs w:val="24"/>
        </w:rPr>
        <w:t xml:space="preserve">ፕሮቲን </w:t>
      </w:r>
      <w:r>
        <w:rPr>
          <w:rFonts w:ascii="Power Geez Unicode1" w:hAnsi="Power Geez Unicode1" w:cs="Power Geez Unicode1"/>
          <w:sz w:val="24"/>
          <w:szCs w:val="24"/>
          <w:lang w:val="am-ET"/>
        </w:rPr>
        <w:t>ነጻ በመሆኑ የ</w:t>
      </w:r>
      <w:r>
        <w:rPr>
          <w:rFonts w:ascii="Power Geez Unicode1" w:hAnsi="Power Geez Unicode1" w:cs="Power Geez Unicode1"/>
          <w:sz w:val="24"/>
          <w:szCs w:val="24"/>
        </w:rPr>
        <w:t xml:space="preserve">ግሉትን አለርጂ </w:t>
      </w:r>
      <w:r>
        <w:rPr>
          <w:rFonts w:ascii="Power Geez Unicode1" w:hAnsi="Power Geez Unicode1" w:cs="Power Geez Unicode1"/>
          <w:sz w:val="24"/>
          <w:szCs w:val="24"/>
          <w:lang w:val="am-ET"/>
        </w:rPr>
        <w:t xml:space="preserve">ላለባቸው </w:t>
      </w:r>
      <w:r>
        <w:rPr>
          <w:rFonts w:ascii="Power Geez Unicode1" w:hAnsi="Power Geez Unicode1" w:cs="Power Geez Unicode1"/>
          <w:sz w:val="24"/>
          <w:szCs w:val="24"/>
        </w:rPr>
        <w:t xml:space="preserve">ሰዎች </w:t>
      </w:r>
      <w:r>
        <w:rPr>
          <w:rFonts w:ascii="Power Geez Unicode1" w:hAnsi="Power Geez Unicode1" w:cs="Power Geez Unicode1"/>
          <w:sz w:val="24"/>
          <w:szCs w:val="24"/>
          <w:lang w:val="am-ET"/>
        </w:rPr>
        <w:t>በ</w:t>
      </w:r>
      <w:r>
        <w:rPr>
          <w:rFonts w:ascii="Power Geez Unicode1" w:hAnsi="Power Geez Unicode1" w:cs="Power Geez Unicode1"/>
          <w:sz w:val="24"/>
          <w:szCs w:val="24"/>
        </w:rPr>
        <w:t xml:space="preserve">አማራጭ </w:t>
      </w:r>
      <w:r>
        <w:rPr>
          <w:rFonts w:ascii="Power Geez Unicode1" w:hAnsi="Power Geez Unicode1" w:cs="Power Geez Unicode1"/>
          <w:sz w:val="24"/>
          <w:szCs w:val="24"/>
          <w:lang w:val="am-ET"/>
        </w:rPr>
        <w:t>የምግብ ምንጭነት</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እየቀረበ ይገኛ</w:t>
      </w:r>
      <w:r>
        <w:rPr>
          <w:rFonts w:ascii="Power Geez Unicode1" w:hAnsi="Power Geez Unicode1" w:cs="Power Geez Unicode1"/>
          <w:sz w:val="24"/>
          <w:szCs w:val="24"/>
        </w:rPr>
        <w:t xml:space="preserve">ል። </w:t>
      </w:r>
      <w:r>
        <w:rPr>
          <w:rFonts w:ascii="Power Geez Unicode1" w:hAnsi="Power Geez Unicode1" w:cs="Power Geez Unicode1"/>
          <w:sz w:val="24"/>
          <w:szCs w:val="24"/>
          <w:lang w:val="am-ET"/>
        </w:rPr>
        <w:t>በ</w:t>
      </w:r>
      <w:r>
        <w:rPr>
          <w:rFonts w:ascii="Power Geez Unicode1" w:hAnsi="Power Geez Unicode1" w:cs="Power Geez Unicode1"/>
          <w:sz w:val="24"/>
          <w:szCs w:val="24"/>
        </w:rPr>
        <w:t>ዚህ የተነሳ</w:t>
      </w:r>
      <w:r>
        <w:rPr>
          <w:rFonts w:ascii="Power Geez Unicode1" w:hAnsi="Power Geez Unicode1" w:cs="Power Geez Unicode1"/>
          <w:sz w:val="24"/>
          <w:szCs w:val="24"/>
          <w:lang w:val="am-ET"/>
        </w:rPr>
        <w:t>ም</w:t>
      </w:r>
      <w:r>
        <w:rPr>
          <w:rFonts w:ascii="Power Geez Unicode1" w:hAnsi="Power Geez Unicode1" w:cs="Power Geez Unicode1"/>
          <w:sz w:val="24"/>
          <w:szCs w:val="24"/>
        </w:rPr>
        <w:t xml:space="preserve"> በአሁኑ ወቅት በጤፍ ኤክስፖርት ላይ ለመሰማራት ፍላጎት </w:t>
      </w:r>
      <w:r>
        <w:rPr>
          <w:rFonts w:ascii="Power Geez Unicode1" w:hAnsi="Power Geez Unicode1" w:cs="Power Geez Unicode1"/>
          <w:sz w:val="24"/>
          <w:szCs w:val="24"/>
          <w:lang w:val="am-ET"/>
        </w:rPr>
        <w:t>ያላቸው</w:t>
      </w:r>
      <w:r>
        <w:rPr>
          <w:rFonts w:ascii="Power Geez Unicode1" w:hAnsi="Power Geez Unicode1" w:cs="Power Geez Unicode1"/>
          <w:sz w:val="24"/>
          <w:szCs w:val="24"/>
        </w:rPr>
        <w:t xml:space="preserve"> የውጭ ኩባንያዎች </w:t>
      </w:r>
      <w:r>
        <w:rPr>
          <w:rFonts w:ascii="Power Geez Unicode1" w:hAnsi="Power Geez Unicode1" w:cs="Power Geez Unicode1"/>
          <w:sz w:val="24"/>
          <w:szCs w:val="24"/>
          <w:lang w:val="am-ET"/>
        </w:rPr>
        <w:t>ቁጥር እየተበራከተ ይገኛል፡፡ ለምሳሌ ጤፍን በጥሬ የመላክ እገዳ ሙሉ በሙሉ ባይነሳም በእንጀራ እና ዱቄት መልክ በሰፊው እየተላከ ትርጉም ያለው የውጭ ምንዛሪን ገቢ እያስገኘ ይገኛል፡፡ ስለዚህ</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ጤፍ ከላይ የተጠቀሱትን በርካታ ጥቅሞች ስላሉት</w:t>
      </w:r>
      <w:r>
        <w:rPr>
          <w:rFonts w:ascii="Nyala" w:hAnsi="Power Geez Unicode1" w:cs="Power Geez Unicode1"/>
          <w:sz w:val="24"/>
          <w:szCs w:val="24"/>
          <w:lang w:val="am-ET"/>
        </w:rPr>
        <w:t xml:space="preserve"> </w:t>
      </w:r>
      <w:r>
        <w:rPr>
          <w:rFonts w:ascii="Power Geez Unicode1" w:hAnsi="Power Geez Unicode1" w:cs="Power Geez Unicode1"/>
          <w:sz w:val="24"/>
          <w:szCs w:val="24"/>
        </w:rPr>
        <w:t>ምር</w:t>
      </w:r>
      <w:r>
        <w:rPr>
          <w:rFonts w:ascii="Power Geez Unicode1" w:hAnsi="Power Geez Unicode1" w:cs="Power Geez Unicode1"/>
          <w:sz w:val="24"/>
          <w:szCs w:val="24"/>
          <w:lang w:val="am-ET"/>
        </w:rPr>
        <w:t>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እና</w:t>
      </w:r>
      <w:r>
        <w:rPr>
          <w:rFonts w:ascii="Nyala" w:hAnsi="Power Geez Unicode1" w:cs="Power Geez Unicode1"/>
          <w:sz w:val="24"/>
          <w:szCs w:val="24"/>
          <w:lang w:val="am-ET"/>
        </w:rPr>
        <w:t xml:space="preserve"> </w:t>
      </w:r>
      <w:r>
        <w:rPr>
          <w:rFonts w:ascii="Nyala" w:hAnsi="Power Geez Unicode1" w:cs="Power Geez Unicode1"/>
          <w:sz w:val="24"/>
          <w:szCs w:val="24"/>
          <w:lang w:val="am-ET"/>
        </w:rPr>
        <w:t>ምርታማነቱን</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በ</w:t>
      </w:r>
      <w:r>
        <w:rPr>
          <w:rFonts w:ascii="Power Geez Unicode1" w:hAnsi="Power Geez Unicode1" w:cs="Power Geez Unicode1"/>
          <w:sz w:val="24"/>
          <w:szCs w:val="24"/>
        </w:rPr>
        <w:t>ማ</w:t>
      </w:r>
      <w:r>
        <w:rPr>
          <w:rFonts w:ascii="Nyala" w:hAnsi="Power Geez Unicode1" w:cs="Power Geez Unicode1"/>
          <w:sz w:val="24"/>
          <w:szCs w:val="24"/>
          <w:lang w:val="am-ET"/>
        </w:rPr>
        <w:t>ሻሻል</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ከሃገር ውስጥ ፍጆታ</w:t>
      </w:r>
      <w:r>
        <w:rPr>
          <w:rFonts w:ascii="Power Geez Unicode1" w:hAnsi="Power Geez Unicode1" w:cs="Power Geez Unicode1"/>
          <w:sz w:val="24"/>
          <w:szCs w:val="24"/>
          <w:lang w:val="am-ET"/>
        </w:rPr>
        <w:t xml:space="preserve"> ባለፈ</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ወደ </w:t>
      </w:r>
      <w:r>
        <w:rPr>
          <w:rFonts w:ascii="Power Geez Unicode1" w:hAnsi="Power Geez Unicode1" w:cs="Power Geez Unicode1"/>
          <w:sz w:val="24"/>
          <w:szCs w:val="24"/>
        </w:rPr>
        <w:t xml:space="preserve">ውጭ </w:t>
      </w:r>
      <w:r>
        <w:rPr>
          <w:rFonts w:ascii="Power Geez Unicode1" w:hAnsi="Power Geez Unicode1" w:cs="Power Geez Unicode1"/>
          <w:sz w:val="24"/>
          <w:szCs w:val="24"/>
          <w:lang w:val="am-ET"/>
        </w:rPr>
        <w:t xml:space="preserve">ልኮ ተጨማሪ </w:t>
      </w:r>
      <w:r>
        <w:rPr>
          <w:rFonts w:ascii="Power Geez Unicode1" w:hAnsi="Power Geez Unicode1" w:cs="Power Geez Unicode1"/>
          <w:sz w:val="24"/>
          <w:szCs w:val="24"/>
        </w:rPr>
        <w:t>የውጭ ምንዛሪን ማ</w:t>
      </w:r>
      <w:r>
        <w:rPr>
          <w:rFonts w:ascii="Power Geez Unicode1" w:hAnsi="Power Geez Unicode1" w:cs="Power Geez Unicode1"/>
          <w:sz w:val="24"/>
          <w:szCs w:val="24"/>
          <w:lang w:val="am-ET"/>
        </w:rPr>
        <w:t>መንጨት ይገባ</w:t>
      </w:r>
      <w:r>
        <w:rPr>
          <w:rFonts w:ascii="Power Geez Unicode1" w:hAnsi="Power Geez Unicode1" w:cs="Power Geez Unicode1"/>
          <w:sz w:val="24"/>
          <w:szCs w:val="24"/>
        </w:rPr>
        <w:t>ል::</w:t>
      </w:r>
      <w:r>
        <w:rPr>
          <w:rFonts w:ascii="Power Geez Unicode1" w:hAnsi="Power Geez Unicode1" w:cs="Power Geez Unicode1"/>
          <w:sz w:val="24"/>
          <w:szCs w:val="24"/>
          <w:lang w:val="am-ET"/>
        </w:rPr>
        <w:t xml:space="preserve"> </w:t>
      </w:r>
    </w:p>
    <w:p w14:paraId="06FC6357" w14:textId="77777777" w:rsidR="00496375" w:rsidRDefault="00496375">
      <w:pPr>
        <w:tabs>
          <w:tab w:val="left" w:pos="360"/>
        </w:tabs>
        <w:spacing w:after="0" w:line="360" w:lineRule="auto"/>
        <w:jc w:val="both"/>
        <w:rPr>
          <w:rFonts w:ascii="Nyala" w:hAnsi="Nyala" w:cs="Arial"/>
          <w:sz w:val="24"/>
          <w:szCs w:val="24"/>
        </w:rPr>
      </w:pPr>
    </w:p>
    <w:p w14:paraId="1B7BADA4" w14:textId="77777777" w:rsidR="00496375" w:rsidRDefault="00496375">
      <w:pPr>
        <w:autoSpaceDE w:val="0"/>
        <w:autoSpaceDN w:val="0"/>
        <w:adjustRightInd w:val="0"/>
        <w:spacing w:line="360" w:lineRule="auto"/>
        <w:jc w:val="both"/>
        <w:rPr>
          <w:rFonts w:ascii="Power Geez Unicode1" w:hAnsi="Power Geez Unicode1" w:cs="Power Geez Unicode1"/>
          <w:sz w:val="24"/>
          <w:szCs w:val="24"/>
          <w:lang w:val="am-ET"/>
        </w:rPr>
      </w:pPr>
      <w:r>
        <w:rPr>
          <w:rFonts w:ascii="Power Geez Unicode1" w:hAnsi="Power Geez Unicode1" w:cs="Power Geez Unicode1"/>
          <w:color w:val="000000"/>
          <w:sz w:val="24"/>
          <w:szCs w:val="24"/>
        </w:rPr>
        <w:t xml:space="preserve">በአሁኑ ወቅት በብዙ አካባቢዎች ከዋናው የመኸር ወቅት በተጨማሪ የበልግ ዝናብንና መስኖን በመጠቀም </w:t>
      </w:r>
      <w:r>
        <w:rPr>
          <w:rFonts w:ascii="Power Geez Unicode1" w:hAnsi="Power Geez Unicode1" w:cs="Power Geez Unicode1"/>
          <w:color w:val="000000"/>
          <w:sz w:val="24"/>
          <w:szCs w:val="24"/>
          <w:lang w:val="am-ET"/>
        </w:rPr>
        <w:t xml:space="preserve">ጤፍን </w:t>
      </w:r>
      <w:r>
        <w:rPr>
          <w:rFonts w:ascii="Power Geez Unicode1" w:hAnsi="Power Geez Unicode1" w:cs="Power Geez Unicode1"/>
          <w:color w:val="000000"/>
          <w:sz w:val="24"/>
          <w:szCs w:val="24"/>
        </w:rPr>
        <w:t>ማምረት እተለመደ መጥቷል፡፡ በ20</w:t>
      </w:r>
      <w:r>
        <w:rPr>
          <w:rFonts w:ascii="Power Geez Unicode1" w:hAnsi="Power Geez Unicode1" w:cs="Power Geez Unicode1"/>
          <w:color w:val="000000"/>
          <w:sz w:val="24"/>
          <w:szCs w:val="24"/>
          <w:lang w:val="am-ET"/>
        </w:rPr>
        <w:t>14</w:t>
      </w:r>
      <w:r>
        <w:rPr>
          <w:rFonts w:ascii="Power Geez Unicode1" w:hAnsi="Power Geez Unicode1" w:cs="Power Geez Unicode1"/>
          <w:color w:val="000000"/>
          <w:sz w:val="24"/>
          <w:szCs w:val="24"/>
        </w:rPr>
        <w:t xml:space="preserve"> ዓ/ም በዋና ዋና ዓመታዊ ሰብሎች በበልግ ከለማው 1.</w:t>
      </w:r>
      <w:r>
        <w:rPr>
          <w:rFonts w:ascii="Power Geez Unicode1" w:hAnsi="Power Geez Unicode1" w:cs="Power Geez Unicode1"/>
          <w:color w:val="000000"/>
          <w:sz w:val="24"/>
          <w:szCs w:val="24"/>
          <w:lang w:val="am-ET"/>
        </w:rPr>
        <w:t>70</w:t>
      </w:r>
      <w:r>
        <w:rPr>
          <w:rFonts w:ascii="Power Geez Unicode1" w:hAnsi="Power Geez Unicode1" w:cs="Power Geez Unicode1"/>
          <w:color w:val="000000"/>
          <w:sz w:val="24"/>
          <w:szCs w:val="24"/>
        </w:rPr>
        <w:t xml:space="preserve"> </w:t>
      </w:r>
      <w:r>
        <w:rPr>
          <w:rFonts w:ascii="Power Geez Unicode1" w:hAnsi="Power Geez Unicode1" w:cs="Power Geez Unicode1"/>
          <w:sz w:val="24"/>
          <w:szCs w:val="24"/>
        </w:rPr>
        <w:t xml:space="preserve">ሚሊዮን ሄ/ር መሬት ውስጥ </w:t>
      </w:r>
      <w:r>
        <w:rPr>
          <w:rFonts w:ascii="Power Geez Unicode1" w:hAnsi="Power Geez Unicode1" w:cs="Power Geez Unicode1"/>
          <w:sz w:val="24"/>
          <w:szCs w:val="24"/>
          <w:lang w:val="am-ET"/>
        </w:rPr>
        <w:t>74.3%</w:t>
      </w:r>
      <w:r>
        <w:rPr>
          <w:rFonts w:ascii="Power Geez Unicode1" w:hAnsi="Power Geez Unicode1" w:cs="Power Geez Unicode1"/>
          <w:color w:val="FF0000"/>
          <w:sz w:val="24"/>
          <w:szCs w:val="24"/>
        </w:rPr>
        <w:t xml:space="preserve"> </w:t>
      </w:r>
      <w:r>
        <w:rPr>
          <w:rFonts w:ascii="Power Geez Unicode1" w:hAnsi="Power Geez Unicode1" w:cs="Power Geez Unicode1"/>
          <w:sz w:val="24"/>
          <w:szCs w:val="24"/>
        </w:rPr>
        <w:t>ያህሉ በብርዕና አገዳ ሰብሎች የተሸፈነ ሲሆን ከዚህ</w:t>
      </w:r>
      <w:r>
        <w:rPr>
          <w:rFonts w:ascii="Power Geez Unicode1" w:hAnsi="Power Geez Unicode1" w:cs="Power Geez Unicode1"/>
          <w:sz w:val="24"/>
          <w:szCs w:val="24"/>
          <w:lang w:val="am-ET"/>
        </w:rPr>
        <w:t>ም</w:t>
      </w:r>
      <w:r>
        <w:rPr>
          <w:rFonts w:ascii="Power Geez Unicode1" w:hAnsi="Power Geez Unicode1" w:cs="Power Geez Unicode1"/>
          <w:sz w:val="24"/>
          <w:szCs w:val="24"/>
        </w:rPr>
        <w:t xml:space="preserve"> ውስጥ </w:t>
      </w:r>
      <w:r>
        <w:rPr>
          <w:rFonts w:ascii="Power Geez Unicode1" w:hAnsi="Power Geez Unicode1" w:cs="Power Geez Unicode1"/>
          <w:sz w:val="24"/>
          <w:szCs w:val="24"/>
          <w:lang w:val="am-ET"/>
        </w:rPr>
        <w:t xml:space="preserve">9.0% (152, 356.92 ሄ/ር) </w:t>
      </w:r>
      <w:r>
        <w:rPr>
          <w:rFonts w:ascii="Power Geez Unicode1" w:hAnsi="Power Geez Unicode1" w:cs="Power Geez Unicode1"/>
          <w:sz w:val="24"/>
          <w:szCs w:val="24"/>
        </w:rPr>
        <w:t>በጤፍ ሰብል የተሸፈነ ነበር (Agricultural Sample Survey 20</w:t>
      </w:r>
      <w:r>
        <w:rPr>
          <w:rFonts w:ascii="Power Geez Unicode1" w:hAnsi="Power Geez Unicode1" w:cs="Power Geez Unicode1"/>
          <w:sz w:val="24"/>
          <w:szCs w:val="24"/>
          <w:lang w:val="am-ET"/>
        </w:rPr>
        <w:t>21</w:t>
      </w:r>
      <w:r>
        <w:rPr>
          <w:rFonts w:ascii="Power Geez Unicode1" w:hAnsi="Power Geez Unicode1" w:cs="Power Geez Unicode1"/>
          <w:sz w:val="24"/>
          <w:szCs w:val="24"/>
        </w:rPr>
        <w:t>/</w:t>
      </w:r>
      <w:r>
        <w:rPr>
          <w:rFonts w:ascii="Power Geez Unicode1" w:hAnsi="Power Geez Unicode1" w:cs="Power Geez Unicode1"/>
          <w:sz w:val="24"/>
          <w:szCs w:val="24"/>
          <w:lang w:val="am-ET"/>
        </w:rPr>
        <w:t>22</w:t>
      </w:r>
      <w:r>
        <w:rPr>
          <w:rFonts w:ascii="Power Geez Unicode1" w:hAnsi="Power Geez Unicode1" w:cs="Power Geez Unicode1"/>
          <w:sz w:val="24"/>
          <w:szCs w:val="24"/>
        </w:rPr>
        <w:t>)::</w:t>
      </w:r>
      <w:r>
        <w:rPr>
          <w:rFonts w:ascii="Power Geez Unicode1" w:hAnsi="Power Geez Unicode1" w:cs="Power Geez Unicode1"/>
          <w:sz w:val="24"/>
          <w:szCs w:val="24"/>
          <w:lang w:val="am-ET"/>
        </w:rPr>
        <w:t xml:space="preserve"> </w:t>
      </w:r>
    </w:p>
    <w:p w14:paraId="72C1266C" w14:textId="77777777" w:rsidR="00496375" w:rsidRDefault="00496375">
      <w:pPr>
        <w:spacing w:line="240" w:lineRule="auto"/>
        <w:rPr>
          <w:rFonts w:ascii="Power Geez Unicode1" w:hAnsi="Power Geez Unicode1" w:cs="Power Geez Unicode1"/>
          <w:sz w:val="24"/>
          <w:szCs w:val="24"/>
          <w:lang w:val="am-ET"/>
        </w:rPr>
      </w:pPr>
      <w:r>
        <w:rPr>
          <w:rFonts w:ascii="Power Geez Unicode1" w:hAnsi="Power Geez Unicode1" w:cs="Power Geez Unicode1"/>
          <w:sz w:val="24"/>
          <w:szCs w:val="24"/>
          <w:lang w:val="am-ET"/>
        </w:rPr>
        <w:br w:type="page"/>
      </w:r>
    </w:p>
    <w:p w14:paraId="76EBDFC3" w14:textId="77777777" w:rsidR="00496375" w:rsidRDefault="00496375">
      <w:pPr>
        <w:autoSpaceDE w:val="0"/>
        <w:autoSpaceDN w:val="0"/>
        <w:adjustRightInd w:val="0"/>
        <w:spacing w:line="360" w:lineRule="auto"/>
        <w:jc w:val="both"/>
        <w:rPr>
          <w:rFonts w:ascii="Power Geez Unicode1" w:hAnsi="Power Geez Unicode1" w:cs="Power Geez Unicode1"/>
          <w:sz w:val="24"/>
          <w:szCs w:val="24"/>
          <w:lang w:val="am-ET"/>
        </w:rPr>
      </w:pPr>
    </w:p>
    <w:p w14:paraId="51F436A6" w14:textId="77777777" w:rsidR="00496375" w:rsidRDefault="00496375">
      <w:pPr>
        <w:spacing w:after="0" w:line="240" w:lineRule="auto"/>
        <w:contextualSpacing/>
        <w:jc w:val="both"/>
        <w:rPr>
          <w:rFonts w:ascii="Power Geez Unicode1" w:hAnsi="Power Geez Unicode1" w:cs="Power Geez Unicode1"/>
          <w:lang w:val="am-ET"/>
        </w:rPr>
      </w:pPr>
      <w:bookmarkStart w:id="15" w:name="_Toc320455736"/>
      <w:bookmarkStart w:id="16" w:name="_Toc376569904"/>
      <w:bookmarkStart w:id="17" w:name="_Toc320451392"/>
      <w:r>
        <w:rPr>
          <w:rFonts w:ascii="Nyala" w:hAnsi="Nyala"/>
          <w:b/>
          <w:bCs/>
          <w:sz w:val="24"/>
          <w:szCs w:val="24"/>
        </w:rPr>
        <w:t>ሠ</w:t>
      </w:r>
      <w:r>
        <w:rPr>
          <w:rFonts w:ascii="Power Geez Unicode1" w:hAnsi="Power Geez Unicode1" w:cs="Power Geez Unicode1"/>
          <w:b/>
          <w:bCs/>
          <w:sz w:val="24"/>
          <w:szCs w:val="24"/>
        </w:rPr>
        <w:t>ንጠረዥ 1.</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ባ</w:t>
      </w:r>
      <w:r>
        <w:rPr>
          <w:rFonts w:ascii="Power Geez Unicode1" w:hAnsi="Power Geez Unicode1" w:cs="Power Geez Unicode1"/>
          <w:sz w:val="24"/>
          <w:szCs w:val="24"/>
        </w:rPr>
        <w:t>ለፉት አ</w:t>
      </w:r>
      <w:r>
        <w:rPr>
          <w:rFonts w:ascii="Power Geez Unicode1" w:hAnsi="Power Geez Unicode1" w:cs="Power Geez Unicode1"/>
          <w:sz w:val="24"/>
          <w:szCs w:val="24"/>
          <w:lang w:val="am-ET"/>
        </w:rPr>
        <w:t>ምስት</w:t>
      </w:r>
      <w:r>
        <w:rPr>
          <w:rFonts w:ascii="Power Geez Unicode1" w:hAnsi="Power Geez Unicode1" w:cs="Power Geez Unicode1"/>
          <w:sz w:val="24"/>
          <w:szCs w:val="24"/>
        </w:rPr>
        <w:t xml:space="preserve"> ዓመታት </w:t>
      </w:r>
      <w:r>
        <w:rPr>
          <w:rFonts w:ascii="Power Geez Unicode1" w:hAnsi="Power Geez Unicode1" w:cs="Power Geez Unicode1"/>
          <w:sz w:val="24"/>
          <w:szCs w:val="24"/>
          <w:lang w:val="am-ET"/>
        </w:rPr>
        <w:t>(2010</w:t>
      </w:r>
      <w:r>
        <w:rPr>
          <w:rFonts w:ascii="Power Geez Unicode1" w:hAnsi="Power Geez Unicode1" w:cs="Power Geez Unicode1"/>
          <w:sz w:val="24"/>
          <w:szCs w:val="24"/>
        </w:rPr>
        <w:t>-</w:t>
      </w:r>
      <w:r>
        <w:rPr>
          <w:rFonts w:ascii="Power Geez Unicode1" w:hAnsi="Power Geez Unicode1" w:cs="Power Geez Unicode1"/>
          <w:sz w:val="24"/>
          <w:szCs w:val="24"/>
          <w:lang w:val="am-ET"/>
        </w:rPr>
        <w:t xml:space="preserve">2014) </w:t>
      </w:r>
      <w:r>
        <w:rPr>
          <w:rFonts w:ascii="Power Geez Unicode1" w:hAnsi="Power Geez Unicode1" w:cs="Power Geez Unicode1"/>
          <w:sz w:val="24"/>
          <w:szCs w:val="24"/>
        </w:rPr>
        <w:t xml:space="preserve">የጤፍ </w:t>
      </w:r>
      <w:r>
        <w:rPr>
          <w:rFonts w:ascii="Power Geez Unicode1" w:hAnsi="Power Geez Unicode1" w:cs="Power Geez Unicode1"/>
          <w:sz w:val="24"/>
          <w:szCs w:val="24"/>
          <w:lang w:val="am-ET"/>
        </w:rPr>
        <w:t>ሰብል መኸር እርሻ ሽፋን፣</w:t>
      </w:r>
      <w:r>
        <w:rPr>
          <w:rFonts w:ascii="Power Geez Unicode1" w:hAnsi="Power Geez Unicode1" w:cs="Power Geez Unicode1"/>
          <w:sz w:val="24"/>
          <w:szCs w:val="24"/>
        </w:rPr>
        <w:t xml:space="preserve"> ም</w:t>
      </w:r>
      <w:r>
        <w:rPr>
          <w:rFonts w:ascii="Power Geez Unicode1" w:hAnsi="Power Geez Unicode1" w:cs="Power Geez Unicode1"/>
        </w:rPr>
        <w:t xml:space="preserve">ርትና ምርታማነት </w:t>
      </w:r>
      <w:r>
        <w:rPr>
          <w:rFonts w:ascii="Power Geez Unicode1" w:hAnsi="Power Geez Unicode1" w:cs="Power Geez Unicode1"/>
          <w:lang w:val="am-ET"/>
        </w:rPr>
        <w:t>ለውጥ፡፡</w:t>
      </w:r>
    </w:p>
    <w:tbl>
      <w:tblPr>
        <w:tblpPr w:leftFromText="180" w:rightFromText="180" w:vertAnchor="text" w:horzAnchor="margin" w:tblpY="61"/>
        <w:tblW w:w="5244"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43" w:type="dxa"/>
          <w:bottom w:w="14" w:type="dxa"/>
          <w:right w:w="43" w:type="dxa"/>
        </w:tblCellMar>
        <w:tblLook w:val="0000" w:firstRow="0" w:lastRow="0" w:firstColumn="0" w:lastColumn="0" w:noHBand="0" w:noVBand="0"/>
      </w:tblPr>
      <w:tblGrid>
        <w:gridCol w:w="2265"/>
        <w:gridCol w:w="1214"/>
        <w:gridCol w:w="1214"/>
        <w:gridCol w:w="1215"/>
        <w:gridCol w:w="1215"/>
        <w:gridCol w:w="1467"/>
        <w:gridCol w:w="1227"/>
      </w:tblGrid>
      <w:tr w:rsidR="00496375" w:rsidRPr="00227E01" w14:paraId="3B232A7D" w14:textId="77777777" w:rsidTr="00227E01">
        <w:tc>
          <w:tcPr>
            <w:tcW w:w="1153" w:type="pct"/>
            <w:tcBorders>
              <w:top w:val="single" w:sz="4" w:space="0" w:color="auto"/>
              <w:left w:val="single" w:sz="4" w:space="0" w:color="auto"/>
              <w:bottom w:val="single" w:sz="4" w:space="0" w:color="auto"/>
              <w:right w:val="single" w:sz="4" w:space="0" w:color="auto"/>
            </w:tcBorders>
          </w:tcPr>
          <w:p w14:paraId="20E14D0E"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lang w:val="en-GB"/>
              </w:rPr>
              <w:t>ዝርዝር</w:t>
            </w:r>
          </w:p>
        </w:tc>
        <w:tc>
          <w:tcPr>
            <w:tcW w:w="618" w:type="pct"/>
            <w:tcBorders>
              <w:top w:val="single" w:sz="4" w:space="0" w:color="auto"/>
              <w:left w:val="single" w:sz="4" w:space="0" w:color="auto"/>
              <w:bottom w:val="single" w:sz="4" w:space="0" w:color="auto"/>
              <w:right w:val="single" w:sz="4" w:space="0" w:color="auto"/>
            </w:tcBorders>
          </w:tcPr>
          <w:p w14:paraId="7E55E840"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lang w:val="en-GB"/>
              </w:rPr>
              <w:t>20</w:t>
            </w:r>
            <w:r w:rsidRPr="00227E01">
              <w:rPr>
                <w:rFonts w:ascii="Power Geez Unicode1" w:eastAsia="SimSun" w:hAnsi="Power Geez Unicode1" w:cs="Power Geez Unicode1"/>
                <w:lang w:val="am-ET"/>
              </w:rPr>
              <w:t>10</w:t>
            </w:r>
          </w:p>
        </w:tc>
        <w:tc>
          <w:tcPr>
            <w:tcW w:w="618" w:type="pct"/>
            <w:tcBorders>
              <w:top w:val="single" w:sz="4" w:space="0" w:color="auto"/>
              <w:left w:val="single" w:sz="4" w:space="0" w:color="auto"/>
              <w:bottom w:val="single" w:sz="4" w:space="0" w:color="auto"/>
              <w:right w:val="single" w:sz="4" w:space="0" w:color="auto"/>
            </w:tcBorders>
          </w:tcPr>
          <w:p w14:paraId="40BBDB1B"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lang w:val="en-GB"/>
              </w:rPr>
              <w:t>20</w:t>
            </w:r>
            <w:r w:rsidRPr="00227E01">
              <w:rPr>
                <w:rFonts w:ascii="Power Geez Unicode1" w:eastAsia="SimSun" w:hAnsi="Power Geez Unicode1" w:cs="Power Geez Unicode1"/>
                <w:lang w:val="am-ET"/>
              </w:rPr>
              <w:t>1</w:t>
            </w:r>
            <w:r w:rsidRPr="00227E01">
              <w:rPr>
                <w:rFonts w:ascii="Power Geez Unicode1" w:eastAsia="SimSun" w:hAnsi="Power Geez Unicode1" w:cs="Power Geez Unicode1"/>
                <w:lang w:val="en-GB"/>
              </w:rPr>
              <w:t>1</w:t>
            </w:r>
          </w:p>
        </w:tc>
        <w:tc>
          <w:tcPr>
            <w:tcW w:w="618" w:type="pct"/>
            <w:tcBorders>
              <w:top w:val="single" w:sz="4" w:space="0" w:color="auto"/>
              <w:left w:val="single" w:sz="4" w:space="0" w:color="auto"/>
              <w:bottom w:val="single" w:sz="4" w:space="0" w:color="auto"/>
              <w:right w:val="single" w:sz="4" w:space="0" w:color="auto"/>
            </w:tcBorders>
          </w:tcPr>
          <w:p w14:paraId="01D17E64"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lang w:val="en-GB"/>
              </w:rPr>
              <w:t>20</w:t>
            </w:r>
            <w:r w:rsidRPr="00227E01">
              <w:rPr>
                <w:rFonts w:ascii="Power Geez Unicode1" w:eastAsia="SimSun" w:hAnsi="Power Geez Unicode1" w:cs="Power Geez Unicode1"/>
                <w:lang w:val="am-ET"/>
              </w:rPr>
              <w:t>1</w:t>
            </w:r>
            <w:r w:rsidRPr="00227E01">
              <w:rPr>
                <w:rFonts w:ascii="Power Geez Unicode1" w:eastAsia="SimSun" w:hAnsi="Power Geez Unicode1" w:cs="Power Geez Unicode1"/>
                <w:lang w:val="en-GB"/>
              </w:rPr>
              <w:t>2</w:t>
            </w:r>
          </w:p>
        </w:tc>
        <w:tc>
          <w:tcPr>
            <w:tcW w:w="618" w:type="pct"/>
            <w:tcBorders>
              <w:top w:val="single" w:sz="4" w:space="0" w:color="auto"/>
              <w:left w:val="single" w:sz="4" w:space="0" w:color="auto"/>
              <w:bottom w:val="single" w:sz="4" w:space="0" w:color="auto"/>
              <w:right w:val="single" w:sz="4" w:space="0" w:color="auto"/>
            </w:tcBorders>
          </w:tcPr>
          <w:p w14:paraId="5CEA852A"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lang w:val="en-GB"/>
              </w:rPr>
              <w:t>20</w:t>
            </w:r>
            <w:r w:rsidRPr="00227E01">
              <w:rPr>
                <w:rFonts w:ascii="Power Geez Unicode1" w:eastAsia="SimSun" w:hAnsi="Power Geez Unicode1" w:cs="Power Geez Unicode1"/>
                <w:lang w:val="am-ET"/>
              </w:rPr>
              <w:t>1</w:t>
            </w:r>
            <w:r w:rsidRPr="00227E01">
              <w:rPr>
                <w:rFonts w:ascii="Power Geez Unicode1" w:eastAsia="SimSun" w:hAnsi="Power Geez Unicode1" w:cs="Power Geez Unicode1"/>
                <w:lang w:val="en-GB"/>
              </w:rPr>
              <w:t>3</w:t>
            </w:r>
          </w:p>
        </w:tc>
        <w:tc>
          <w:tcPr>
            <w:tcW w:w="746" w:type="pct"/>
            <w:tcBorders>
              <w:top w:val="single" w:sz="4" w:space="0" w:color="auto"/>
              <w:left w:val="single" w:sz="4" w:space="0" w:color="auto"/>
              <w:bottom w:val="single" w:sz="4" w:space="0" w:color="auto"/>
              <w:right w:val="single" w:sz="4" w:space="0" w:color="auto"/>
            </w:tcBorders>
          </w:tcPr>
          <w:p w14:paraId="2C037700"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lang w:val="en-GB"/>
              </w:rPr>
              <w:t>20</w:t>
            </w:r>
            <w:r w:rsidRPr="00227E01">
              <w:rPr>
                <w:rFonts w:ascii="Power Geez Unicode1" w:eastAsia="SimSun" w:hAnsi="Power Geez Unicode1" w:cs="Power Geez Unicode1"/>
                <w:lang w:val="am-ET"/>
              </w:rPr>
              <w:t>1</w:t>
            </w:r>
            <w:r w:rsidRPr="00227E01">
              <w:rPr>
                <w:rFonts w:ascii="Power Geez Unicode1" w:eastAsia="SimSun" w:hAnsi="Power Geez Unicode1" w:cs="Power Geez Unicode1"/>
                <w:lang w:val="en-GB"/>
              </w:rPr>
              <w:t>4</w:t>
            </w:r>
          </w:p>
        </w:tc>
        <w:tc>
          <w:tcPr>
            <w:tcW w:w="624" w:type="pct"/>
            <w:tcBorders>
              <w:top w:val="single" w:sz="4" w:space="0" w:color="auto"/>
              <w:left w:val="single" w:sz="4" w:space="0" w:color="auto"/>
              <w:bottom w:val="single" w:sz="4" w:space="0" w:color="auto"/>
              <w:right w:val="single" w:sz="4" w:space="0" w:color="auto"/>
            </w:tcBorders>
          </w:tcPr>
          <w:p w14:paraId="1BF90435"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lang w:val="en-GB"/>
              </w:rPr>
              <w:t xml:space="preserve">የ </w:t>
            </w:r>
            <w:r w:rsidRPr="00227E01">
              <w:rPr>
                <w:rFonts w:ascii="Power Geez Unicode1" w:eastAsia="SimSun" w:hAnsi="Power Geez Unicode1" w:cs="Power Geez Unicode1"/>
                <w:lang w:val="am-ET"/>
              </w:rPr>
              <w:t>5</w:t>
            </w:r>
            <w:r w:rsidRPr="00227E01">
              <w:rPr>
                <w:rFonts w:ascii="Power Geez Unicode1" w:hAnsi="Power Geez Unicode1" w:cs="Power Geez Unicode1"/>
                <w:lang w:val="en-GB"/>
              </w:rPr>
              <w:t>ዓመቱ ዕድገት (</w:t>
            </w:r>
            <w:r w:rsidRPr="00227E01">
              <w:rPr>
                <w:rFonts w:ascii="Power Geez Unicode1" w:eastAsia="SimSun" w:hAnsi="Power Geez Unicode1" w:cs="Power Geez Unicode1"/>
                <w:lang w:val="en-GB"/>
              </w:rPr>
              <w:t>%)</w:t>
            </w:r>
          </w:p>
        </w:tc>
      </w:tr>
      <w:tr w:rsidR="00496375" w:rsidRPr="00227E01" w14:paraId="07FED81E" w14:textId="77777777" w:rsidTr="00227E01">
        <w:tc>
          <w:tcPr>
            <w:tcW w:w="1153" w:type="pct"/>
            <w:tcBorders>
              <w:top w:val="single" w:sz="4" w:space="0" w:color="auto"/>
              <w:left w:val="single" w:sz="4" w:space="0" w:color="auto"/>
              <w:bottom w:val="single" w:sz="4" w:space="0" w:color="auto"/>
              <w:right w:val="single" w:sz="4" w:space="0" w:color="auto"/>
            </w:tcBorders>
          </w:tcPr>
          <w:p w14:paraId="4F21D0F4"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lang w:val="am-ET"/>
              </w:rPr>
              <w:t>የ</w:t>
            </w:r>
            <w:r w:rsidRPr="00227E01">
              <w:rPr>
                <w:rFonts w:ascii="Power Geez Unicode1" w:hAnsi="Power Geez Unicode1" w:cs="Power Geez Unicode1"/>
                <w:lang w:val="en-GB"/>
              </w:rPr>
              <w:t xml:space="preserve">መሬት </w:t>
            </w:r>
            <w:r w:rsidRPr="00227E01">
              <w:rPr>
                <w:rFonts w:ascii="Power Geez Unicode1" w:hAnsi="Power Geez Unicode1" w:cs="Power Geez Unicode1"/>
                <w:lang w:val="am-ET"/>
              </w:rPr>
              <w:t xml:space="preserve">ሽፋን </w:t>
            </w:r>
            <w:r w:rsidRPr="00227E01">
              <w:rPr>
                <w:rFonts w:ascii="Power Geez Unicode1" w:hAnsi="Power Geez Unicode1" w:cs="Power Geez Unicode1"/>
                <w:lang w:val="en-GB"/>
              </w:rPr>
              <w:t>(ሄ</w:t>
            </w:r>
            <w:r w:rsidRPr="00227E01">
              <w:rPr>
                <w:rFonts w:ascii="Power Geez Unicode1" w:hAnsi="Power Geez Unicode1" w:cs="Power Geez Unicode1"/>
                <w:lang w:val="am-ET"/>
              </w:rPr>
              <w:t>ክታር</w:t>
            </w:r>
            <w:r w:rsidRPr="00227E01">
              <w:rPr>
                <w:rFonts w:ascii="Power Geez Unicode1" w:hAnsi="Power Geez Unicode1" w:cs="Power Geez Unicode1"/>
                <w:lang w:val="en-GB"/>
              </w:rPr>
              <w:t>)</w:t>
            </w:r>
          </w:p>
        </w:tc>
        <w:tc>
          <w:tcPr>
            <w:tcW w:w="618" w:type="pct"/>
            <w:tcBorders>
              <w:top w:val="single" w:sz="4" w:space="0" w:color="auto"/>
              <w:left w:val="single" w:sz="4" w:space="0" w:color="auto"/>
              <w:bottom w:val="single" w:sz="4" w:space="0" w:color="auto"/>
              <w:right w:val="single" w:sz="4" w:space="0" w:color="auto"/>
            </w:tcBorders>
          </w:tcPr>
          <w:p w14:paraId="5F5A0EC9"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C0C0C"/>
              </w:rPr>
              <w:t>3,023,283</w:t>
            </w:r>
          </w:p>
        </w:tc>
        <w:tc>
          <w:tcPr>
            <w:tcW w:w="618" w:type="pct"/>
            <w:tcBorders>
              <w:top w:val="single" w:sz="4" w:space="0" w:color="auto"/>
              <w:left w:val="single" w:sz="4" w:space="0" w:color="auto"/>
              <w:bottom w:val="single" w:sz="4" w:space="0" w:color="auto"/>
              <w:right w:val="single" w:sz="4" w:space="0" w:color="auto"/>
            </w:tcBorders>
          </w:tcPr>
          <w:p w14:paraId="1CF60F50"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C0C0C"/>
              </w:rPr>
              <w:t>3,076,595</w:t>
            </w:r>
          </w:p>
        </w:tc>
        <w:tc>
          <w:tcPr>
            <w:tcW w:w="618" w:type="pct"/>
            <w:tcBorders>
              <w:top w:val="single" w:sz="4" w:space="0" w:color="auto"/>
              <w:left w:val="single" w:sz="4" w:space="0" w:color="auto"/>
              <w:bottom w:val="single" w:sz="4" w:space="0" w:color="auto"/>
              <w:right w:val="single" w:sz="4" w:space="0" w:color="auto"/>
            </w:tcBorders>
          </w:tcPr>
          <w:p w14:paraId="26B61ED2"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C0C0C"/>
              </w:rPr>
              <w:t>3,101,177</w:t>
            </w:r>
          </w:p>
        </w:tc>
        <w:tc>
          <w:tcPr>
            <w:tcW w:w="618" w:type="pct"/>
            <w:tcBorders>
              <w:top w:val="single" w:sz="4" w:space="0" w:color="auto"/>
              <w:left w:val="single" w:sz="4" w:space="0" w:color="auto"/>
              <w:bottom w:val="single" w:sz="4" w:space="0" w:color="auto"/>
              <w:right w:val="single" w:sz="4" w:space="0" w:color="auto"/>
            </w:tcBorders>
          </w:tcPr>
          <w:p w14:paraId="33C91EF4" w14:textId="77777777" w:rsidR="00496375" w:rsidRPr="00227E01" w:rsidRDefault="00496375" w:rsidP="00227E01">
            <w:pPr>
              <w:spacing w:after="0" w:line="240" w:lineRule="auto"/>
              <w:jc w:val="both"/>
              <w:rPr>
                <w:rFonts w:ascii="Power Geez Unicode1" w:eastAsia="SimSun" w:hAnsi="Power Geez Unicode1" w:cs="Power Geez Unicode1"/>
                <w:lang w:val="en-GB"/>
              </w:rPr>
            </w:pPr>
            <w:r w:rsidRPr="00227E01">
              <w:rPr>
                <w:rFonts w:ascii="Power Geez Unicode1" w:eastAsia="SimSun" w:hAnsi="Power Geez Unicode1" w:cs="Power Geez Unicode1"/>
                <w:lang w:val="am-ET"/>
              </w:rPr>
              <w:t>2</w:t>
            </w:r>
            <w:r w:rsidRPr="00227E01">
              <w:rPr>
                <w:rFonts w:ascii="Power Geez Unicode1" w:eastAsia="SimSun" w:hAnsi="Power Geez Unicode1" w:cs="Power Geez Unicode1"/>
              </w:rPr>
              <w:t>,</w:t>
            </w:r>
            <w:r w:rsidRPr="00227E01">
              <w:rPr>
                <w:rFonts w:ascii="Power Geez Unicode1" w:eastAsia="SimSun" w:hAnsi="Power Geez Unicode1" w:cs="Power Geez Unicode1"/>
                <w:lang w:val="am-ET"/>
              </w:rPr>
              <w:t>760</w:t>
            </w:r>
            <w:r w:rsidRPr="00227E01">
              <w:rPr>
                <w:rFonts w:ascii="Power Geez Unicode1" w:eastAsia="SimSun" w:hAnsi="Power Geez Unicode1" w:cs="Power Geez Unicode1"/>
              </w:rPr>
              <w:t>,</w:t>
            </w:r>
            <w:r w:rsidRPr="00227E01">
              <w:rPr>
                <w:rFonts w:ascii="Power Geez Unicode1" w:eastAsia="SimSun" w:hAnsi="Power Geez Unicode1" w:cs="Power Geez Unicode1"/>
                <w:lang w:val="am-ET"/>
              </w:rPr>
              <w:t>803.</w:t>
            </w:r>
          </w:p>
        </w:tc>
        <w:tc>
          <w:tcPr>
            <w:tcW w:w="746" w:type="pct"/>
            <w:tcBorders>
              <w:top w:val="single" w:sz="4" w:space="0" w:color="auto"/>
              <w:left w:val="single" w:sz="4" w:space="0" w:color="auto"/>
              <w:bottom w:val="single" w:sz="4" w:space="0" w:color="auto"/>
              <w:right w:val="single" w:sz="4" w:space="0" w:color="auto"/>
            </w:tcBorders>
          </w:tcPr>
          <w:p w14:paraId="45B5471D" w14:textId="77777777" w:rsidR="00496375" w:rsidRPr="00227E01" w:rsidRDefault="00496375" w:rsidP="00227E01">
            <w:pPr>
              <w:spacing w:after="0" w:line="240" w:lineRule="auto"/>
              <w:jc w:val="both"/>
              <w:rPr>
                <w:rFonts w:ascii="Power Geez Unicode1" w:eastAsia="SimSun" w:hAnsi="Power Geez Unicode1" w:cs="Power Geez Unicode1"/>
                <w:lang w:val="en-GB"/>
              </w:rPr>
            </w:pPr>
            <w:r w:rsidRPr="00227E01">
              <w:rPr>
                <w:rFonts w:ascii="Power Geez Unicode1" w:eastAsia="SimSun" w:hAnsi="Power Geez Unicode1" w:cs="Power Geez Unicode1"/>
                <w:lang w:val="am-ET"/>
              </w:rPr>
              <w:t>2</w:t>
            </w:r>
            <w:r w:rsidRPr="00227E01">
              <w:rPr>
                <w:rFonts w:ascii="Power Geez Unicode1" w:eastAsia="SimSun" w:hAnsi="Power Geez Unicode1" w:cs="Power Geez Unicode1"/>
              </w:rPr>
              <w:t>,</w:t>
            </w:r>
            <w:r w:rsidRPr="00227E01">
              <w:rPr>
                <w:rFonts w:ascii="Power Geez Unicode1" w:eastAsia="SimSun" w:hAnsi="Power Geez Unicode1" w:cs="Power Geez Unicode1"/>
                <w:lang w:val="am-ET"/>
              </w:rPr>
              <w:t>932</w:t>
            </w:r>
            <w:r w:rsidRPr="00227E01">
              <w:rPr>
                <w:rFonts w:ascii="Power Geez Unicode1" w:eastAsia="SimSun" w:hAnsi="Power Geez Unicode1" w:cs="Power Geez Unicode1"/>
              </w:rPr>
              <w:t>,</w:t>
            </w:r>
            <w:r w:rsidRPr="00227E01">
              <w:rPr>
                <w:rFonts w:ascii="Power Geez Unicode1" w:eastAsia="SimSun" w:hAnsi="Power Geez Unicode1" w:cs="Power Geez Unicode1"/>
                <w:lang w:val="am-ET"/>
              </w:rPr>
              <w:t>670</w:t>
            </w:r>
          </w:p>
        </w:tc>
        <w:tc>
          <w:tcPr>
            <w:tcW w:w="624" w:type="pct"/>
            <w:tcBorders>
              <w:top w:val="single" w:sz="4" w:space="0" w:color="auto"/>
              <w:left w:val="single" w:sz="4" w:space="0" w:color="auto"/>
              <w:bottom w:val="single" w:sz="4" w:space="0" w:color="auto"/>
              <w:right w:val="single" w:sz="4" w:space="0" w:color="auto"/>
            </w:tcBorders>
          </w:tcPr>
          <w:p w14:paraId="56760085"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lang w:val="en-GB"/>
              </w:rPr>
              <w:t>-3.</w:t>
            </w:r>
            <w:r w:rsidRPr="00227E01">
              <w:rPr>
                <w:rFonts w:ascii="Power Geez Unicode1" w:eastAsia="SimSun" w:hAnsi="Power Geez Unicode1" w:cs="Power Geez Unicode1"/>
              </w:rPr>
              <w:t>0</w:t>
            </w:r>
          </w:p>
        </w:tc>
      </w:tr>
      <w:tr w:rsidR="00496375" w:rsidRPr="00227E01" w14:paraId="215B9885" w14:textId="77777777" w:rsidTr="00227E01">
        <w:tc>
          <w:tcPr>
            <w:tcW w:w="1153" w:type="pct"/>
            <w:tcBorders>
              <w:top w:val="single" w:sz="4" w:space="0" w:color="auto"/>
              <w:left w:val="single" w:sz="4" w:space="0" w:color="auto"/>
              <w:bottom w:val="single" w:sz="4" w:space="0" w:color="auto"/>
              <w:right w:val="single" w:sz="4" w:space="0" w:color="auto"/>
            </w:tcBorders>
          </w:tcPr>
          <w:p w14:paraId="56B5BCA8"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lang w:val="en-GB"/>
              </w:rPr>
              <w:t>ምርት</w:t>
            </w:r>
            <w:r w:rsidRPr="00227E01">
              <w:rPr>
                <w:rFonts w:ascii="Power Geez Unicode1" w:hAnsi="Power Geez Unicode1" w:cs="Power Geez Unicode1"/>
                <w:lang w:val="am-ET"/>
              </w:rPr>
              <w:t xml:space="preserve"> </w:t>
            </w:r>
            <w:r w:rsidRPr="00227E01">
              <w:rPr>
                <w:rFonts w:ascii="Power Geez Unicode1" w:hAnsi="Power Geez Unicode1" w:cs="Power Geez Unicode1"/>
                <w:lang w:val="en-GB"/>
              </w:rPr>
              <w:t>(ኩ</w:t>
            </w:r>
            <w:r w:rsidRPr="00227E01">
              <w:rPr>
                <w:rFonts w:ascii="Power Geez Unicode1" w:hAnsi="Power Geez Unicode1" w:cs="Power Geez Unicode1"/>
                <w:lang w:val="am-ET"/>
              </w:rPr>
              <w:t>ንታ</w:t>
            </w:r>
            <w:r w:rsidRPr="00227E01">
              <w:rPr>
                <w:rFonts w:ascii="Power Geez Unicode1" w:hAnsi="Power Geez Unicode1" w:cs="Power Geez Unicode1"/>
                <w:lang w:val="en-GB"/>
              </w:rPr>
              <w:t>ል)</w:t>
            </w:r>
          </w:p>
        </w:tc>
        <w:tc>
          <w:tcPr>
            <w:tcW w:w="618" w:type="pct"/>
            <w:tcBorders>
              <w:top w:val="single" w:sz="4" w:space="0" w:color="auto"/>
              <w:left w:val="single" w:sz="4" w:space="0" w:color="auto"/>
              <w:bottom w:val="single" w:sz="4" w:space="0" w:color="auto"/>
              <w:right w:val="single" w:sz="4" w:space="0" w:color="auto"/>
            </w:tcBorders>
          </w:tcPr>
          <w:p w14:paraId="151356FF"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C0C0C"/>
              </w:rPr>
              <w:t>52,834,011</w:t>
            </w:r>
          </w:p>
        </w:tc>
        <w:tc>
          <w:tcPr>
            <w:tcW w:w="618" w:type="pct"/>
            <w:tcBorders>
              <w:top w:val="single" w:sz="4" w:space="0" w:color="auto"/>
              <w:left w:val="single" w:sz="4" w:space="0" w:color="auto"/>
              <w:bottom w:val="single" w:sz="4" w:space="0" w:color="auto"/>
              <w:right w:val="single" w:sz="4" w:space="0" w:color="auto"/>
            </w:tcBorders>
          </w:tcPr>
          <w:p w14:paraId="21FD1F93"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C0C0C"/>
              </w:rPr>
              <w:t>54,034,790</w:t>
            </w:r>
          </w:p>
        </w:tc>
        <w:tc>
          <w:tcPr>
            <w:tcW w:w="618" w:type="pct"/>
            <w:tcBorders>
              <w:top w:val="single" w:sz="4" w:space="0" w:color="auto"/>
              <w:left w:val="single" w:sz="4" w:space="0" w:color="auto"/>
              <w:bottom w:val="single" w:sz="4" w:space="0" w:color="auto"/>
              <w:right w:val="single" w:sz="4" w:space="0" w:color="auto"/>
            </w:tcBorders>
          </w:tcPr>
          <w:p w14:paraId="06B100F4"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C0C0C"/>
              </w:rPr>
              <w:t>57,357,101</w:t>
            </w:r>
          </w:p>
        </w:tc>
        <w:tc>
          <w:tcPr>
            <w:tcW w:w="618" w:type="pct"/>
            <w:tcBorders>
              <w:top w:val="single" w:sz="4" w:space="0" w:color="auto"/>
              <w:left w:val="single" w:sz="4" w:space="0" w:color="auto"/>
              <w:bottom w:val="single" w:sz="4" w:space="0" w:color="auto"/>
              <w:right w:val="single" w:sz="4" w:space="0" w:color="auto"/>
            </w:tcBorders>
          </w:tcPr>
          <w:p w14:paraId="4F7E4D1B" w14:textId="77777777" w:rsidR="00496375" w:rsidRPr="00227E01" w:rsidRDefault="00496375" w:rsidP="00227E01">
            <w:pPr>
              <w:spacing w:after="0" w:line="240" w:lineRule="auto"/>
              <w:jc w:val="both"/>
              <w:rPr>
                <w:rFonts w:ascii="Power Geez Unicode1" w:eastAsia="SimSun" w:hAnsi="Power Geez Unicode1" w:cs="Power Geez Unicode1"/>
                <w:lang w:val="en-GB"/>
              </w:rPr>
            </w:pPr>
            <w:r w:rsidRPr="00227E01">
              <w:rPr>
                <w:rFonts w:ascii="Power Geez Unicode1" w:eastAsia="SimSun" w:hAnsi="Power Geez Unicode1" w:cs="Power Geez Unicode1"/>
                <w:lang w:val="am-ET"/>
              </w:rPr>
              <w:t>52</w:t>
            </w:r>
            <w:r w:rsidRPr="00227E01">
              <w:rPr>
                <w:rFonts w:ascii="Power Geez Unicode1" w:eastAsia="SimSun" w:hAnsi="Power Geez Unicode1" w:cs="Power Geez Unicode1"/>
              </w:rPr>
              <w:t>,</w:t>
            </w:r>
            <w:r w:rsidRPr="00227E01">
              <w:rPr>
                <w:rFonts w:ascii="Power Geez Unicode1" w:eastAsia="SimSun" w:hAnsi="Power Geez Unicode1" w:cs="Power Geez Unicode1"/>
                <w:lang w:val="am-ET"/>
              </w:rPr>
              <w:t>339</w:t>
            </w:r>
            <w:r w:rsidRPr="00227E01">
              <w:rPr>
                <w:rFonts w:ascii="Power Geez Unicode1" w:eastAsia="SimSun" w:hAnsi="Power Geez Unicode1" w:cs="Power Geez Unicode1"/>
              </w:rPr>
              <w:t>,</w:t>
            </w:r>
            <w:r w:rsidRPr="00227E01">
              <w:rPr>
                <w:rFonts w:ascii="Power Geez Unicode1" w:eastAsia="SimSun" w:hAnsi="Power Geez Unicode1" w:cs="Power Geez Unicode1"/>
                <w:lang w:val="am-ET"/>
              </w:rPr>
              <w:t>955</w:t>
            </w:r>
          </w:p>
        </w:tc>
        <w:tc>
          <w:tcPr>
            <w:tcW w:w="746" w:type="pct"/>
            <w:tcBorders>
              <w:top w:val="single" w:sz="4" w:space="0" w:color="auto"/>
              <w:left w:val="single" w:sz="4" w:space="0" w:color="auto"/>
              <w:bottom w:val="single" w:sz="4" w:space="0" w:color="auto"/>
              <w:right w:val="single" w:sz="4" w:space="0" w:color="auto"/>
            </w:tcBorders>
          </w:tcPr>
          <w:p w14:paraId="3B60F50D" w14:textId="77777777" w:rsidR="00496375" w:rsidRPr="00227E01" w:rsidRDefault="00496375" w:rsidP="00227E01">
            <w:pPr>
              <w:spacing w:after="0" w:line="240" w:lineRule="auto"/>
              <w:jc w:val="both"/>
              <w:rPr>
                <w:rFonts w:ascii="Power Geez Unicode1" w:eastAsia="SimSun" w:hAnsi="Power Geez Unicode1" w:cs="Power Geez Unicode1"/>
                <w:lang w:val="en-GB"/>
              </w:rPr>
            </w:pPr>
            <w:r w:rsidRPr="00227E01">
              <w:rPr>
                <w:rFonts w:ascii="Power Geez Unicode1" w:eastAsia="SimSun" w:hAnsi="Power Geez Unicode1" w:cs="Power Geez Unicode1"/>
                <w:lang w:val="am-ET"/>
              </w:rPr>
              <w:t>56</w:t>
            </w:r>
            <w:r w:rsidRPr="00227E01">
              <w:rPr>
                <w:rFonts w:ascii="Power Geez Unicode1" w:eastAsia="SimSun" w:hAnsi="Power Geez Unicode1" w:cs="Power Geez Unicode1"/>
              </w:rPr>
              <w:t>,</w:t>
            </w:r>
            <w:r w:rsidRPr="00227E01">
              <w:rPr>
                <w:rFonts w:ascii="Power Geez Unicode1" w:eastAsia="SimSun" w:hAnsi="Power Geez Unicode1" w:cs="Power Geez Unicode1"/>
                <w:lang w:val="am-ET"/>
              </w:rPr>
              <w:t>143</w:t>
            </w:r>
            <w:r w:rsidRPr="00227E01">
              <w:rPr>
                <w:rFonts w:ascii="Power Geez Unicode1" w:eastAsia="SimSun" w:hAnsi="Power Geez Unicode1" w:cs="Power Geez Unicode1"/>
              </w:rPr>
              <w:t>,</w:t>
            </w:r>
            <w:r w:rsidRPr="00227E01">
              <w:rPr>
                <w:rFonts w:ascii="Power Geez Unicode1" w:eastAsia="SimSun" w:hAnsi="Power Geez Unicode1" w:cs="Power Geez Unicode1"/>
                <w:lang w:val="am-ET"/>
              </w:rPr>
              <w:t>388</w:t>
            </w:r>
            <w:ins w:id="18" w:author="HP" w:date="2024-02-27T07:48:00Z">
              <w:r w:rsidRPr="00227E01">
                <w:rPr>
                  <w:rFonts w:ascii="Power Geez Unicode1" w:eastAsia="SimSun" w:hAnsi="Power Geez Unicode1" w:cs="Power Geez Unicode1"/>
                </w:rPr>
                <w:t>.</w:t>
              </w:r>
            </w:ins>
            <w:r w:rsidRPr="00227E01">
              <w:rPr>
                <w:rFonts w:ascii="Power Geez Unicode1" w:eastAsia="SimSun" w:hAnsi="Power Geez Unicode1" w:cs="Power Geez Unicode1"/>
                <w:lang w:val="am-ET"/>
              </w:rPr>
              <w:t>01</w:t>
            </w:r>
          </w:p>
        </w:tc>
        <w:tc>
          <w:tcPr>
            <w:tcW w:w="624" w:type="pct"/>
            <w:tcBorders>
              <w:top w:val="single" w:sz="4" w:space="0" w:color="auto"/>
              <w:left w:val="single" w:sz="4" w:space="0" w:color="auto"/>
              <w:bottom w:val="single" w:sz="4" w:space="0" w:color="auto"/>
              <w:right w:val="single" w:sz="4" w:space="0" w:color="auto"/>
            </w:tcBorders>
          </w:tcPr>
          <w:p w14:paraId="11A5D150"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rPr>
              <w:t>6.3</w:t>
            </w:r>
          </w:p>
        </w:tc>
      </w:tr>
      <w:tr w:rsidR="00496375" w:rsidRPr="00227E01" w14:paraId="503F23D5" w14:textId="77777777" w:rsidTr="00227E01">
        <w:tc>
          <w:tcPr>
            <w:tcW w:w="1153" w:type="pct"/>
            <w:tcBorders>
              <w:top w:val="single" w:sz="4" w:space="0" w:color="auto"/>
              <w:left w:val="single" w:sz="4" w:space="0" w:color="auto"/>
              <w:bottom w:val="single" w:sz="4" w:space="0" w:color="auto"/>
              <w:right w:val="single" w:sz="4" w:space="0" w:color="auto"/>
            </w:tcBorders>
          </w:tcPr>
          <w:p w14:paraId="51F6F178"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lang w:val="en-GB"/>
              </w:rPr>
              <w:t>ምርታማነት (ኩ</w:t>
            </w:r>
            <w:r w:rsidRPr="00227E01">
              <w:rPr>
                <w:rFonts w:ascii="Power Geez Unicode1" w:hAnsi="Power Geez Unicode1" w:cs="Power Geez Unicode1"/>
                <w:lang w:val="am-ET"/>
              </w:rPr>
              <w:t>ንታል</w:t>
            </w:r>
            <w:r w:rsidRPr="00227E01">
              <w:rPr>
                <w:rFonts w:ascii="Power Geez Unicode1" w:hAnsi="Power Geez Unicode1" w:cs="Power Geez Unicode1"/>
                <w:lang w:val="en-GB"/>
              </w:rPr>
              <w:t>/ሄ</w:t>
            </w:r>
            <w:r w:rsidRPr="00227E01">
              <w:rPr>
                <w:rFonts w:ascii="Power Geez Unicode1" w:hAnsi="Power Geez Unicode1" w:cs="Power Geez Unicode1"/>
                <w:lang w:val="am-ET"/>
              </w:rPr>
              <w:t>ክታር</w:t>
            </w:r>
            <w:r w:rsidRPr="00227E01">
              <w:rPr>
                <w:rFonts w:ascii="Power Geez Unicode1" w:hAnsi="Power Geez Unicode1" w:cs="Power Geez Unicode1"/>
                <w:lang w:val="en-GB"/>
              </w:rPr>
              <w:t>)</w:t>
            </w:r>
          </w:p>
        </w:tc>
        <w:tc>
          <w:tcPr>
            <w:tcW w:w="618" w:type="pct"/>
            <w:tcBorders>
              <w:top w:val="single" w:sz="4" w:space="0" w:color="auto"/>
              <w:left w:val="single" w:sz="4" w:space="0" w:color="auto"/>
              <w:bottom w:val="single" w:sz="4" w:space="0" w:color="auto"/>
              <w:right w:val="single" w:sz="4" w:space="0" w:color="auto"/>
            </w:tcBorders>
          </w:tcPr>
          <w:p w14:paraId="099A698E"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D0D0D"/>
              </w:rPr>
              <w:t>17.48</w:t>
            </w:r>
          </w:p>
        </w:tc>
        <w:tc>
          <w:tcPr>
            <w:tcW w:w="618" w:type="pct"/>
            <w:tcBorders>
              <w:top w:val="single" w:sz="4" w:space="0" w:color="auto"/>
              <w:left w:val="single" w:sz="4" w:space="0" w:color="auto"/>
              <w:bottom w:val="single" w:sz="4" w:space="0" w:color="auto"/>
              <w:right w:val="single" w:sz="4" w:space="0" w:color="auto"/>
            </w:tcBorders>
          </w:tcPr>
          <w:p w14:paraId="03D021B7" w14:textId="77777777" w:rsidR="00496375" w:rsidRPr="00227E01" w:rsidRDefault="00496375" w:rsidP="00227E01">
            <w:pPr>
              <w:spacing w:after="0" w:line="240" w:lineRule="auto"/>
              <w:rPr>
                <w:rFonts w:ascii="Power Geez Unicode1" w:eastAsia="SimSun" w:hAnsi="Power Geez Unicode1" w:cs="Power Geez Unicode1"/>
                <w:lang w:val="am-ET"/>
              </w:rPr>
            </w:pPr>
            <w:r w:rsidRPr="00227E01">
              <w:rPr>
                <w:rFonts w:ascii="Power Geez Unicode1" w:eastAsia="SimSun" w:hAnsi="Power Geez Unicode1" w:cs="Power Geez Unicode1"/>
                <w:lang w:val="am-ET"/>
              </w:rPr>
              <w:t>17.56</w:t>
            </w:r>
          </w:p>
        </w:tc>
        <w:tc>
          <w:tcPr>
            <w:tcW w:w="618" w:type="pct"/>
            <w:tcBorders>
              <w:top w:val="single" w:sz="4" w:space="0" w:color="auto"/>
              <w:left w:val="single" w:sz="4" w:space="0" w:color="auto"/>
              <w:bottom w:val="single" w:sz="4" w:space="0" w:color="auto"/>
              <w:right w:val="single" w:sz="4" w:space="0" w:color="auto"/>
            </w:tcBorders>
          </w:tcPr>
          <w:p w14:paraId="62AA14A3"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lang w:val="am-ET"/>
              </w:rPr>
              <w:t>18.50</w:t>
            </w:r>
          </w:p>
        </w:tc>
        <w:tc>
          <w:tcPr>
            <w:tcW w:w="618" w:type="pct"/>
            <w:tcBorders>
              <w:top w:val="single" w:sz="4" w:space="0" w:color="auto"/>
              <w:left w:val="single" w:sz="4" w:space="0" w:color="auto"/>
              <w:bottom w:val="single" w:sz="4" w:space="0" w:color="auto"/>
              <w:right w:val="single" w:sz="4" w:space="0" w:color="auto"/>
            </w:tcBorders>
          </w:tcPr>
          <w:p w14:paraId="31E6A308" w14:textId="77777777" w:rsidR="00496375" w:rsidRPr="00227E01" w:rsidRDefault="00496375" w:rsidP="00227E01">
            <w:pPr>
              <w:spacing w:after="0" w:line="240" w:lineRule="auto"/>
              <w:jc w:val="both"/>
              <w:rPr>
                <w:rFonts w:ascii="Power Geez Unicode1" w:eastAsia="SimSun" w:hAnsi="Power Geez Unicode1" w:cs="Power Geez Unicode1"/>
                <w:lang w:val="en-GB"/>
              </w:rPr>
            </w:pPr>
            <w:r w:rsidRPr="00227E01">
              <w:rPr>
                <w:rFonts w:ascii="Power Geez Unicode1" w:eastAsia="SimSun" w:hAnsi="Power Geez Unicode1" w:cs="Power Geez Unicode1"/>
                <w:lang w:val="am-ET"/>
              </w:rPr>
              <w:t>18.96</w:t>
            </w:r>
          </w:p>
        </w:tc>
        <w:tc>
          <w:tcPr>
            <w:tcW w:w="746" w:type="pct"/>
            <w:tcBorders>
              <w:top w:val="single" w:sz="4" w:space="0" w:color="auto"/>
              <w:left w:val="single" w:sz="4" w:space="0" w:color="auto"/>
              <w:bottom w:val="single" w:sz="4" w:space="0" w:color="auto"/>
              <w:right w:val="single" w:sz="4" w:space="0" w:color="auto"/>
            </w:tcBorders>
          </w:tcPr>
          <w:p w14:paraId="7809405F" w14:textId="77777777" w:rsidR="00496375" w:rsidRPr="00227E01" w:rsidRDefault="00496375" w:rsidP="00227E01">
            <w:pPr>
              <w:spacing w:after="0" w:line="240" w:lineRule="auto"/>
              <w:jc w:val="both"/>
              <w:rPr>
                <w:rFonts w:ascii="Power Geez Unicode1" w:eastAsia="SimSun" w:hAnsi="Power Geez Unicode1" w:cs="Power Geez Unicode1"/>
                <w:lang w:val="en-GB"/>
              </w:rPr>
            </w:pPr>
            <w:r w:rsidRPr="00227E01">
              <w:rPr>
                <w:rFonts w:ascii="Power Geez Unicode1" w:eastAsia="SimSun" w:hAnsi="Power Geez Unicode1" w:cs="Power Geez Unicode1"/>
                <w:lang w:val="am-ET"/>
              </w:rPr>
              <w:t>19.14</w:t>
            </w:r>
          </w:p>
        </w:tc>
        <w:tc>
          <w:tcPr>
            <w:tcW w:w="624" w:type="pct"/>
            <w:tcBorders>
              <w:top w:val="single" w:sz="4" w:space="0" w:color="auto"/>
              <w:left w:val="single" w:sz="4" w:space="0" w:color="auto"/>
              <w:bottom w:val="single" w:sz="4" w:space="0" w:color="auto"/>
              <w:right w:val="single" w:sz="4" w:space="0" w:color="auto"/>
            </w:tcBorders>
          </w:tcPr>
          <w:p w14:paraId="15F76DE2"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rPr>
              <w:t>9.5</w:t>
            </w:r>
          </w:p>
        </w:tc>
      </w:tr>
      <w:tr w:rsidR="00496375" w:rsidRPr="00227E01" w14:paraId="5A7CA1B2" w14:textId="77777777" w:rsidTr="00227E01">
        <w:tc>
          <w:tcPr>
            <w:tcW w:w="1153" w:type="pct"/>
            <w:tcBorders>
              <w:top w:val="single" w:sz="4" w:space="0" w:color="auto"/>
              <w:left w:val="single" w:sz="4" w:space="0" w:color="auto"/>
              <w:bottom w:val="single" w:sz="4" w:space="0" w:color="auto"/>
              <w:right w:val="single" w:sz="4" w:space="0" w:color="auto"/>
            </w:tcBorders>
          </w:tcPr>
          <w:p w14:paraId="214E8D14"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lang w:val="en-GB"/>
              </w:rPr>
              <w:t xml:space="preserve">ከብርዕና አገዳ ሰብሎች </w:t>
            </w:r>
            <w:r w:rsidRPr="00227E01">
              <w:rPr>
                <w:rFonts w:ascii="Power Geez Unicode1" w:hAnsi="Power Geez Unicode1" w:cs="Power Geez Unicode1"/>
                <w:lang w:val="am-ET"/>
              </w:rPr>
              <w:t xml:space="preserve">ማሳ </w:t>
            </w:r>
          </w:p>
        </w:tc>
        <w:tc>
          <w:tcPr>
            <w:tcW w:w="618" w:type="pct"/>
            <w:tcBorders>
              <w:top w:val="single" w:sz="4" w:space="0" w:color="auto"/>
              <w:left w:val="single" w:sz="4" w:space="0" w:color="auto"/>
              <w:bottom w:val="single" w:sz="4" w:space="0" w:color="auto"/>
              <w:right w:val="single" w:sz="4" w:space="0" w:color="auto"/>
            </w:tcBorders>
          </w:tcPr>
          <w:p w14:paraId="5D8704EA"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C0C0C"/>
              </w:rPr>
              <w:t>10,232,582</w:t>
            </w:r>
          </w:p>
        </w:tc>
        <w:tc>
          <w:tcPr>
            <w:tcW w:w="618" w:type="pct"/>
            <w:tcBorders>
              <w:top w:val="single" w:sz="4" w:space="0" w:color="auto"/>
              <w:left w:val="single" w:sz="4" w:space="0" w:color="auto"/>
              <w:bottom w:val="single" w:sz="4" w:space="0" w:color="auto"/>
              <w:right w:val="single" w:sz="4" w:space="0" w:color="auto"/>
            </w:tcBorders>
          </w:tcPr>
          <w:p w14:paraId="1FD47E3E"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C0C0C"/>
              </w:rPr>
              <w:t>10,358,890</w:t>
            </w:r>
          </w:p>
        </w:tc>
        <w:tc>
          <w:tcPr>
            <w:tcW w:w="618" w:type="pct"/>
            <w:tcBorders>
              <w:top w:val="single" w:sz="4" w:space="0" w:color="auto"/>
              <w:left w:val="single" w:sz="4" w:space="0" w:color="auto"/>
              <w:bottom w:val="single" w:sz="4" w:space="0" w:color="auto"/>
              <w:right w:val="single" w:sz="4" w:space="0" w:color="auto"/>
            </w:tcBorders>
          </w:tcPr>
          <w:p w14:paraId="35FBE651"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C0C0C"/>
              </w:rPr>
              <w:t>10,478,218</w:t>
            </w:r>
          </w:p>
        </w:tc>
        <w:tc>
          <w:tcPr>
            <w:tcW w:w="618" w:type="pct"/>
            <w:tcBorders>
              <w:top w:val="single" w:sz="4" w:space="0" w:color="auto"/>
              <w:left w:val="single" w:sz="4" w:space="0" w:color="auto"/>
              <w:bottom w:val="single" w:sz="4" w:space="0" w:color="auto"/>
              <w:right w:val="single" w:sz="4" w:space="0" w:color="auto"/>
            </w:tcBorders>
          </w:tcPr>
          <w:p w14:paraId="1BBF8A71"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lang w:val="am-ET"/>
              </w:rPr>
              <w:t>9758807</w:t>
            </w:r>
          </w:p>
        </w:tc>
        <w:tc>
          <w:tcPr>
            <w:tcW w:w="746" w:type="pct"/>
            <w:tcBorders>
              <w:top w:val="single" w:sz="4" w:space="0" w:color="auto"/>
              <w:left w:val="single" w:sz="4" w:space="0" w:color="auto"/>
              <w:bottom w:val="single" w:sz="4" w:space="0" w:color="auto"/>
              <w:right w:val="single" w:sz="4" w:space="0" w:color="auto"/>
            </w:tcBorders>
          </w:tcPr>
          <w:p w14:paraId="1E2EE2CD"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lang w:val="am-ET"/>
              </w:rPr>
              <w:t>9997511</w:t>
            </w:r>
          </w:p>
        </w:tc>
        <w:tc>
          <w:tcPr>
            <w:tcW w:w="624" w:type="pct"/>
            <w:tcBorders>
              <w:top w:val="single" w:sz="4" w:space="0" w:color="auto"/>
              <w:left w:val="single" w:sz="4" w:space="0" w:color="auto"/>
              <w:bottom w:val="single" w:sz="4" w:space="0" w:color="auto"/>
              <w:right w:val="single" w:sz="4" w:space="0" w:color="auto"/>
            </w:tcBorders>
          </w:tcPr>
          <w:p w14:paraId="07BF8C79"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eastAsia="SimSun" w:hAnsi="Power Geez Unicode1" w:cs="Power Geez Unicode1"/>
                <w:lang w:val="en-GB"/>
              </w:rPr>
              <w:t>-2.4</w:t>
            </w:r>
          </w:p>
        </w:tc>
      </w:tr>
      <w:tr w:rsidR="00496375" w:rsidRPr="00227E01" w14:paraId="78F4C498" w14:textId="77777777" w:rsidTr="00227E01">
        <w:trPr>
          <w:trHeight w:val="366"/>
        </w:trPr>
        <w:tc>
          <w:tcPr>
            <w:tcW w:w="1153" w:type="pct"/>
            <w:tcBorders>
              <w:top w:val="single" w:sz="4" w:space="0" w:color="auto"/>
              <w:left w:val="single" w:sz="4" w:space="0" w:color="auto"/>
              <w:bottom w:val="single" w:sz="4" w:space="0" w:color="auto"/>
              <w:right w:val="single" w:sz="4" w:space="0" w:color="auto"/>
            </w:tcBorders>
          </w:tcPr>
          <w:p w14:paraId="7A541C27"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lang w:val="am-ET"/>
              </w:rPr>
              <w:t xml:space="preserve">የጤፍ </w:t>
            </w:r>
            <w:r w:rsidRPr="00227E01">
              <w:rPr>
                <w:rFonts w:ascii="Power Geez Unicode1" w:hAnsi="Power Geez Unicode1" w:cs="Power Geez Unicode1"/>
                <w:lang w:val="en-GB"/>
              </w:rPr>
              <w:t xml:space="preserve">ድርሻ </w:t>
            </w:r>
            <w:r w:rsidRPr="00227E01">
              <w:rPr>
                <w:rFonts w:ascii="Power Geez Unicode1" w:hAnsi="Power Geez Unicode1" w:cs="Power Geez Unicode1"/>
                <w:lang w:val="am-ET"/>
              </w:rPr>
              <w:t>(</w:t>
            </w:r>
            <w:r w:rsidRPr="00227E01">
              <w:rPr>
                <w:rFonts w:ascii="Power Geez Unicode1" w:eastAsia="SimSun" w:hAnsi="Power Geez Unicode1" w:cs="Power Geez Unicode1"/>
                <w:lang w:val="en-GB"/>
              </w:rPr>
              <w:t>%)</w:t>
            </w:r>
          </w:p>
        </w:tc>
        <w:tc>
          <w:tcPr>
            <w:tcW w:w="618" w:type="pct"/>
            <w:tcBorders>
              <w:top w:val="single" w:sz="4" w:space="0" w:color="auto"/>
              <w:left w:val="single" w:sz="4" w:space="0" w:color="auto"/>
              <w:bottom w:val="single" w:sz="4" w:space="0" w:color="auto"/>
              <w:right w:val="single" w:sz="4" w:space="0" w:color="auto"/>
            </w:tcBorders>
            <w:vAlign w:val="bottom"/>
          </w:tcPr>
          <w:p w14:paraId="07C8F2FE"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00000"/>
              </w:rPr>
              <w:t>29.55%</w:t>
            </w:r>
          </w:p>
        </w:tc>
        <w:tc>
          <w:tcPr>
            <w:tcW w:w="618" w:type="pct"/>
            <w:tcBorders>
              <w:top w:val="single" w:sz="4" w:space="0" w:color="auto"/>
              <w:left w:val="single" w:sz="4" w:space="0" w:color="auto"/>
              <w:bottom w:val="single" w:sz="4" w:space="0" w:color="auto"/>
              <w:right w:val="single" w:sz="4" w:space="0" w:color="auto"/>
            </w:tcBorders>
            <w:vAlign w:val="bottom"/>
          </w:tcPr>
          <w:p w14:paraId="431EA043"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00000"/>
              </w:rPr>
              <w:t>29.70%</w:t>
            </w:r>
          </w:p>
        </w:tc>
        <w:tc>
          <w:tcPr>
            <w:tcW w:w="618" w:type="pct"/>
            <w:tcBorders>
              <w:top w:val="single" w:sz="4" w:space="0" w:color="auto"/>
              <w:left w:val="single" w:sz="4" w:space="0" w:color="auto"/>
              <w:bottom w:val="single" w:sz="4" w:space="0" w:color="auto"/>
              <w:right w:val="single" w:sz="4" w:space="0" w:color="auto"/>
            </w:tcBorders>
            <w:vAlign w:val="bottom"/>
          </w:tcPr>
          <w:p w14:paraId="08F707B4"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00000"/>
              </w:rPr>
              <w:t>29.60%</w:t>
            </w:r>
          </w:p>
        </w:tc>
        <w:tc>
          <w:tcPr>
            <w:tcW w:w="618" w:type="pct"/>
            <w:tcBorders>
              <w:top w:val="single" w:sz="4" w:space="0" w:color="auto"/>
              <w:left w:val="single" w:sz="4" w:space="0" w:color="auto"/>
              <w:bottom w:val="single" w:sz="4" w:space="0" w:color="auto"/>
              <w:right w:val="single" w:sz="4" w:space="0" w:color="auto"/>
            </w:tcBorders>
            <w:vAlign w:val="bottom"/>
          </w:tcPr>
          <w:p w14:paraId="07EF444F" w14:textId="77777777" w:rsidR="00496375" w:rsidRPr="00227E01" w:rsidRDefault="00496375" w:rsidP="00227E01">
            <w:pPr>
              <w:spacing w:after="0" w:line="240" w:lineRule="auto"/>
              <w:rPr>
                <w:rFonts w:ascii="Power Geez Unicode1" w:eastAsia="SimSun" w:hAnsi="Power Geez Unicode1" w:cs="Power Geez Unicode1"/>
                <w:lang w:val="en-GB"/>
              </w:rPr>
            </w:pPr>
            <w:r w:rsidRPr="00227E01">
              <w:rPr>
                <w:rFonts w:ascii="Power Geez Unicode1" w:hAnsi="Power Geez Unicode1" w:cs="Power Geez Unicode1"/>
                <w:color w:val="000000"/>
              </w:rPr>
              <w:t>28.29%</w:t>
            </w:r>
          </w:p>
        </w:tc>
        <w:tc>
          <w:tcPr>
            <w:tcW w:w="746" w:type="pct"/>
            <w:tcBorders>
              <w:top w:val="single" w:sz="4" w:space="0" w:color="auto"/>
              <w:left w:val="single" w:sz="4" w:space="0" w:color="auto"/>
              <w:bottom w:val="single" w:sz="4" w:space="0" w:color="auto"/>
              <w:right w:val="single" w:sz="4" w:space="0" w:color="auto"/>
            </w:tcBorders>
            <w:vAlign w:val="bottom"/>
          </w:tcPr>
          <w:p w14:paraId="011C3BDB" w14:textId="77777777" w:rsidR="00496375" w:rsidRPr="00227E01" w:rsidRDefault="00496375" w:rsidP="00227E01">
            <w:pPr>
              <w:spacing w:after="0" w:line="240" w:lineRule="auto"/>
              <w:rPr>
                <w:rFonts w:ascii="Power Geez Unicode1" w:eastAsia="SimSun" w:hAnsi="Power Geez Unicode1" w:cs="Power Geez Unicode1"/>
                <w:color w:val="FF0000"/>
                <w:lang w:val="en-GB"/>
              </w:rPr>
            </w:pPr>
            <w:r w:rsidRPr="00227E01">
              <w:rPr>
                <w:rFonts w:ascii="Power Geez Unicode1" w:hAnsi="Power Geez Unicode1" w:cs="Power Geez Unicode1"/>
                <w:color w:val="000000"/>
              </w:rPr>
              <w:t>29.33%</w:t>
            </w:r>
          </w:p>
        </w:tc>
        <w:tc>
          <w:tcPr>
            <w:tcW w:w="624" w:type="pct"/>
            <w:tcBorders>
              <w:top w:val="single" w:sz="4" w:space="0" w:color="auto"/>
              <w:left w:val="single" w:sz="4" w:space="0" w:color="auto"/>
              <w:bottom w:val="single" w:sz="4" w:space="0" w:color="auto"/>
              <w:right w:val="single" w:sz="4" w:space="0" w:color="auto"/>
            </w:tcBorders>
          </w:tcPr>
          <w:p w14:paraId="3330FA08" w14:textId="77777777" w:rsidR="00496375" w:rsidRPr="00227E01" w:rsidRDefault="00496375" w:rsidP="00227E01">
            <w:pPr>
              <w:spacing w:after="0" w:line="240" w:lineRule="auto"/>
              <w:rPr>
                <w:rFonts w:ascii="Power Geez Unicode1" w:eastAsia="SimSun" w:hAnsi="Power Geez Unicode1" w:cs="Power Geez Unicode1"/>
                <w:color w:val="000000"/>
                <w:lang w:val="en-GB"/>
              </w:rPr>
            </w:pPr>
          </w:p>
        </w:tc>
      </w:tr>
    </w:tbl>
    <w:p w14:paraId="6126EFB1" w14:textId="77777777" w:rsidR="00496375" w:rsidRDefault="00496375">
      <w:pPr>
        <w:spacing w:after="0" w:line="240" w:lineRule="auto"/>
        <w:contextualSpacing/>
        <w:jc w:val="both"/>
        <w:rPr>
          <w:ins w:id="19" w:author="HP" w:date="2024-02-26T11:22:00Z"/>
          <w:rFonts w:ascii="Power Geez Unicode1" w:hAnsi="Power Geez Unicode1" w:cs="Power Geez Unicode1"/>
          <w:sz w:val="24"/>
          <w:szCs w:val="24"/>
          <w:lang w:val="am-ET"/>
        </w:rPr>
      </w:pPr>
    </w:p>
    <w:p w14:paraId="2DC65442" w14:textId="77777777" w:rsidR="00496375" w:rsidRDefault="00496375">
      <w:pPr>
        <w:spacing w:after="0" w:line="240" w:lineRule="auto"/>
        <w:contextualSpacing/>
        <w:jc w:val="both"/>
        <w:rPr>
          <w:rFonts w:ascii="Power Geez Unicode1" w:hAnsi="Power Geez Unicode1" w:cs="Power Geez Unicode1"/>
          <w:sz w:val="24"/>
          <w:szCs w:val="24"/>
          <w:lang w:val="am-ET"/>
        </w:rPr>
      </w:pPr>
    </w:p>
    <w:bookmarkEnd w:id="15"/>
    <w:bookmarkEnd w:id="16"/>
    <w:bookmarkEnd w:id="17"/>
    <w:p w14:paraId="2C9B4497" w14:textId="77777777" w:rsidR="00496375" w:rsidRDefault="00496375">
      <w:pPr>
        <w:autoSpaceDE w:val="0"/>
        <w:autoSpaceDN w:val="0"/>
        <w:adjustRightInd w:val="0"/>
        <w:spacing w:after="0" w:line="240" w:lineRule="auto"/>
        <w:jc w:val="both"/>
        <w:rPr>
          <w:rFonts w:ascii="Power Geez Unicode1" w:hAnsi="Power Geez Unicode1" w:cs="Power Geez Unicode1"/>
          <w:sz w:val="24"/>
          <w:szCs w:val="24"/>
        </w:rPr>
      </w:pPr>
    </w:p>
    <w:p w14:paraId="5BA31BD0" w14:textId="77777777" w:rsidR="00496375" w:rsidRDefault="00496375">
      <w:pPr>
        <w:spacing w:after="0" w:line="240" w:lineRule="auto"/>
        <w:rPr>
          <w:rFonts w:ascii="Nyala" w:hAnsi="Nyala" w:cs="Calibri"/>
          <w:sz w:val="24"/>
          <w:szCs w:val="24"/>
        </w:rPr>
      </w:pPr>
    </w:p>
    <w:p w14:paraId="1B6ED4EE" w14:textId="77777777" w:rsidR="00496375" w:rsidRDefault="00496375">
      <w:pPr>
        <w:pStyle w:val="Heading2"/>
        <w:numPr>
          <w:ilvl w:val="0"/>
          <w:numId w:val="2"/>
        </w:numPr>
        <w:spacing w:before="0" w:line="360" w:lineRule="auto"/>
        <w:rPr>
          <w:rFonts w:ascii="Power Geez Unicode1" w:hAnsi="Power Geez Unicode1" w:cs="Power Geez Unicode1"/>
          <w:sz w:val="28"/>
          <w:szCs w:val="28"/>
        </w:rPr>
      </w:pPr>
      <w:bookmarkStart w:id="20" w:name="_Toc147653049"/>
      <w:bookmarkStart w:id="21" w:name="_Toc172"/>
      <w:bookmarkStart w:id="22" w:name="_Toc12805"/>
      <w:bookmarkStart w:id="23" w:name="_Toc27551"/>
      <w:bookmarkStart w:id="24" w:name="_Toc11312"/>
      <w:bookmarkStart w:id="25" w:name="_Toc8826"/>
      <w:bookmarkStart w:id="26" w:name="_Toc16800"/>
      <w:bookmarkStart w:id="27" w:name="_Toc28860"/>
      <w:bookmarkStart w:id="28" w:name="_Toc406798881"/>
      <w:bookmarkStart w:id="29" w:name="_Toc376569906"/>
      <w:bookmarkStart w:id="30" w:name="_Toc380268644"/>
      <w:bookmarkStart w:id="31" w:name="_Toc406798882"/>
      <w:bookmarkStart w:id="32" w:name="_Hlk147500655"/>
      <w:r>
        <w:rPr>
          <w:rStyle w:val="Heading1Char"/>
          <w:rFonts w:ascii="Power Geez Unicode1" w:hAnsi="Power Geez Unicode1" w:cs="Power Geez Unicode1"/>
        </w:rPr>
        <w:t>የጤፍ ምርትና ምርታማነት ተግዳሮቶች</w:t>
      </w:r>
      <w:bookmarkEnd w:id="20"/>
      <w:bookmarkEnd w:id="21"/>
      <w:bookmarkEnd w:id="22"/>
      <w:bookmarkEnd w:id="23"/>
      <w:bookmarkEnd w:id="24"/>
      <w:bookmarkEnd w:id="25"/>
      <w:bookmarkEnd w:id="26"/>
      <w:bookmarkEnd w:id="27"/>
    </w:p>
    <w:p w14:paraId="05EB6430" w14:textId="77777777" w:rsidR="00496375" w:rsidRDefault="00496375">
      <w:pPr>
        <w:spacing w:after="0" w:line="360" w:lineRule="auto"/>
        <w:rPr>
          <w:rFonts w:ascii="Power Geez Unicode1" w:hAnsi="Power Geez Unicode1" w:cs="Power Geez Unicode1"/>
          <w:sz w:val="24"/>
          <w:szCs w:val="24"/>
          <w:lang w:val="am-ET"/>
        </w:rPr>
      </w:pPr>
      <w:r>
        <w:rPr>
          <w:rFonts w:ascii="Power Geez Unicode1" w:hAnsi="Power Geez Unicode1" w:cs="Power Geez Unicode1"/>
          <w:sz w:val="24"/>
          <w:szCs w:val="24"/>
        </w:rPr>
        <w:t xml:space="preserve">ጤፍ ከላይ የተገለፁት </w:t>
      </w:r>
      <w:r>
        <w:rPr>
          <w:rFonts w:ascii="Power Geez Unicode1" w:hAnsi="Power Geez Unicode1" w:cs="Power Geez Unicode1"/>
          <w:sz w:val="24"/>
          <w:szCs w:val="24"/>
          <w:lang w:val="am-ET"/>
        </w:rPr>
        <w:t>ንጥረ ምግብናዊ እና ኢኮኖሚያዊ ጠቀሜታዎች</w:t>
      </w:r>
      <w:r>
        <w:rPr>
          <w:rFonts w:ascii="Power Geez Unicode1" w:hAnsi="Power Geez Unicode1" w:cs="Power Geez Unicode1"/>
          <w:sz w:val="24"/>
          <w:szCs w:val="24"/>
        </w:rPr>
        <w:t xml:space="preserve"> ቢኖሩትም </w:t>
      </w:r>
      <w:r>
        <w:rPr>
          <w:rFonts w:ascii="Power Geez Unicode1" w:hAnsi="Power Geez Unicode1" w:cs="Power Geez Unicode1"/>
          <w:sz w:val="24"/>
          <w:szCs w:val="24"/>
          <w:lang w:val="am-ET"/>
        </w:rPr>
        <w:t>በአመራረት ሂደቱ ውስጥ የሚያጋጥሙ ችግሮች እንደሚከተለው ተዘርዝሯል፡፡</w:t>
      </w:r>
    </w:p>
    <w:p w14:paraId="326F41FB" w14:textId="77777777" w:rsidR="00496375" w:rsidRDefault="00496375">
      <w:pPr>
        <w:spacing w:after="0" w:line="360" w:lineRule="auto"/>
        <w:rPr>
          <w:rFonts w:ascii="Power Geez Unicode1" w:hAnsi="Power Geez Unicode1" w:cs="Power Geez Unicode1"/>
          <w:sz w:val="24"/>
          <w:szCs w:val="24"/>
          <w:lang w:val="am-ET"/>
        </w:rPr>
      </w:pPr>
    </w:p>
    <w:p w14:paraId="71430B07" w14:textId="77777777" w:rsidR="00496375" w:rsidRDefault="00496375">
      <w:pPr>
        <w:spacing w:after="0" w:line="360" w:lineRule="auto"/>
        <w:ind w:left="1440" w:hanging="1440"/>
        <w:jc w:val="both"/>
        <w:rPr>
          <w:rFonts w:ascii="Power Geez Unicode1" w:hAnsi="Power Geez Unicode1" w:cs="Power Geez Unicode1"/>
          <w:b/>
          <w:bCs/>
          <w:sz w:val="24"/>
          <w:szCs w:val="24"/>
          <w:lang w:val="am-ET"/>
        </w:rPr>
      </w:pPr>
      <w:r>
        <w:rPr>
          <w:rFonts w:ascii="Power Geez Unicode1" w:hAnsi="Power Geez Unicode1" w:cs="Power Geez Unicode1"/>
          <w:b/>
          <w:bCs/>
          <w:sz w:val="24"/>
          <w:szCs w:val="24"/>
        </w:rPr>
        <w:t xml:space="preserve">ሀ. </w:t>
      </w:r>
      <w:r>
        <w:rPr>
          <w:rFonts w:ascii="Power Geez Unicode1" w:hAnsi="Power Geez Unicode1" w:cs="Power Geez Unicode1"/>
          <w:b/>
          <w:bCs/>
          <w:sz w:val="24"/>
          <w:szCs w:val="24"/>
          <w:lang w:val="am-ET"/>
        </w:rPr>
        <w:t>የሰብሉ ስነ ህይወታዊና ተፈጥሯዊ ችግሮች</w:t>
      </w:r>
    </w:p>
    <w:p w14:paraId="340B0B5F" w14:textId="77777777" w:rsidR="00496375" w:rsidRDefault="00496375">
      <w:pPr>
        <w:pStyle w:val="ListParagraph"/>
        <w:numPr>
          <w:ilvl w:val="0"/>
          <w:numId w:val="3"/>
        </w:numPr>
        <w:spacing w:after="0" w:line="360" w:lineRule="auto"/>
        <w:jc w:val="both"/>
        <w:rPr>
          <w:rFonts w:ascii="Power Geez Unicode1" w:hAnsi="Power Geez Unicode1" w:cs="Power Geez Unicode1"/>
          <w:sz w:val="24"/>
          <w:szCs w:val="24"/>
          <w:lang w:val="am-ET"/>
        </w:rPr>
      </w:pPr>
      <w:r>
        <w:rPr>
          <w:rFonts w:ascii="Power Geez Unicode1" w:hAnsi="Power Geez Unicode1" w:cs="Power Geez Unicode1"/>
          <w:sz w:val="24"/>
          <w:szCs w:val="24"/>
          <w:lang w:val="am-ET"/>
        </w:rPr>
        <w:t>ለግሽበት ተጋላጭ መሆኑ</w:t>
      </w:r>
    </w:p>
    <w:p w14:paraId="26C010DB" w14:textId="77777777" w:rsidR="00496375" w:rsidRDefault="00496375">
      <w:pPr>
        <w:pStyle w:val="ListParagraph"/>
        <w:numPr>
          <w:ilvl w:val="0"/>
          <w:numId w:val="3"/>
        </w:numPr>
        <w:spacing w:after="0" w:line="360" w:lineRule="auto"/>
        <w:jc w:val="both"/>
        <w:rPr>
          <w:rFonts w:ascii="Power Geez Unicode1" w:hAnsi="Power Geez Unicode1" w:cs="Power Geez Unicode1"/>
          <w:sz w:val="24"/>
          <w:szCs w:val="24"/>
          <w:lang w:val="am-ET"/>
        </w:rPr>
      </w:pPr>
      <w:r>
        <w:rPr>
          <w:rFonts w:ascii="Power Geez Unicode1" w:hAnsi="Power Geez Unicode1" w:cs="Power Geez Unicode1"/>
          <w:sz w:val="24"/>
          <w:szCs w:val="24"/>
          <w:lang w:val="am-ET"/>
        </w:rPr>
        <w:t>ደቃቅ የዘር ፍሬው መስመርን ጠብቆ ለመዝራት ማስቸገሩ፣እና</w:t>
      </w:r>
    </w:p>
    <w:p w14:paraId="31537721" w14:textId="77777777" w:rsidR="00496375" w:rsidRDefault="00496375">
      <w:pPr>
        <w:pStyle w:val="ListParagraph"/>
        <w:numPr>
          <w:ilvl w:val="0"/>
          <w:numId w:val="3"/>
        </w:numPr>
        <w:spacing w:after="0" w:line="360" w:lineRule="auto"/>
        <w:jc w:val="both"/>
        <w:rPr>
          <w:rFonts w:ascii="Power Geez Unicode1" w:hAnsi="Power Geez Unicode1" w:cs="Power Geez Unicode1"/>
          <w:sz w:val="24"/>
          <w:szCs w:val="24"/>
          <w:lang w:val="am-ET"/>
        </w:rPr>
      </w:pPr>
      <w:r>
        <w:rPr>
          <w:rFonts w:ascii="Power Geez Unicode1" w:hAnsi="Power Geez Unicode1" w:cs="Power Geez Unicode1"/>
          <w:sz w:val="24"/>
          <w:szCs w:val="24"/>
          <w:lang w:val="am-ET"/>
        </w:rPr>
        <w:t xml:space="preserve">በቀላሉ ለዝርያ መደባለቅ መጋለጡ ናቸው፡፡ </w:t>
      </w:r>
    </w:p>
    <w:p w14:paraId="6A0DF119" w14:textId="77777777" w:rsidR="00496375" w:rsidRDefault="00496375">
      <w:pPr>
        <w:pStyle w:val="ListParagraph"/>
        <w:numPr>
          <w:ilvl w:val="0"/>
          <w:numId w:val="3"/>
        </w:numPr>
        <w:spacing w:after="0" w:line="360" w:lineRule="auto"/>
        <w:jc w:val="both"/>
        <w:rPr>
          <w:rFonts w:ascii="Power Geez Unicode1" w:hAnsi="Power Geez Unicode1" w:cs="Power Geez Unicode1"/>
          <w:sz w:val="24"/>
          <w:szCs w:val="24"/>
          <w:lang w:val="am-ET"/>
        </w:rPr>
      </w:pPr>
      <w:r>
        <w:rPr>
          <w:rFonts w:ascii="Power Geez Unicode1" w:hAnsi="Power Geez Unicode1" w:cs="Power Geez Unicode1"/>
          <w:sz w:val="24"/>
          <w:szCs w:val="24"/>
          <w:lang w:val="am-ET"/>
        </w:rPr>
        <w:t xml:space="preserve"> </w:t>
      </w:r>
    </w:p>
    <w:p w14:paraId="33E72A31" w14:textId="77777777" w:rsidR="00496375" w:rsidRDefault="00496375">
      <w:pPr>
        <w:spacing w:after="0" w:line="360" w:lineRule="auto"/>
        <w:ind w:left="1440" w:hanging="1440"/>
        <w:jc w:val="both"/>
        <w:rPr>
          <w:rFonts w:ascii="Power Geez Unicode1" w:hAnsi="Power Geez Unicode1" w:cs="Power Geez Unicode1"/>
          <w:sz w:val="24"/>
          <w:szCs w:val="24"/>
        </w:rPr>
      </w:pPr>
      <w:r>
        <w:rPr>
          <w:rFonts w:ascii="Power Geez Unicode1" w:hAnsi="Power Geez Unicode1" w:cs="Power Geez Unicode1"/>
          <w:b/>
          <w:bCs/>
          <w:sz w:val="24"/>
          <w:szCs w:val="24"/>
          <w:lang w:val="am-ET"/>
        </w:rPr>
        <w:t>ለ. በ</w:t>
      </w:r>
      <w:r>
        <w:rPr>
          <w:rFonts w:ascii="Power Geez Unicode1" w:hAnsi="Power Geez Unicode1" w:cs="Power Geez Unicode1"/>
          <w:b/>
          <w:bCs/>
          <w:sz w:val="24"/>
          <w:szCs w:val="24"/>
        </w:rPr>
        <w:t>ምክረ-ሃሳብ</w:t>
      </w:r>
      <w:r>
        <w:rPr>
          <w:rFonts w:ascii="Power Geez Unicode1" w:hAnsi="Power Geez Unicode1" w:cs="Power Geez Unicode1"/>
          <w:b/>
          <w:bCs/>
          <w:sz w:val="24"/>
          <w:szCs w:val="24"/>
          <w:lang w:val="am-ET"/>
        </w:rPr>
        <w:t xml:space="preserve"> ላይ የተቀመጠውን የ</w:t>
      </w:r>
      <w:r>
        <w:rPr>
          <w:rFonts w:ascii="Power Geez Unicode1" w:hAnsi="Power Geez Unicode1" w:cs="Power Geez Unicode1"/>
          <w:b/>
          <w:bCs/>
          <w:sz w:val="24"/>
          <w:szCs w:val="24"/>
        </w:rPr>
        <w:t>ማሳ ዝግጅት</w:t>
      </w:r>
      <w:r>
        <w:rPr>
          <w:rFonts w:ascii="Power Geez Unicode1" w:hAnsi="Power Geez Unicode1" w:cs="Power Geez Unicode1"/>
          <w:b/>
          <w:bCs/>
          <w:sz w:val="24"/>
          <w:szCs w:val="24"/>
          <w:lang w:val="am-ET"/>
        </w:rPr>
        <w:t xml:space="preserve"> አለመተግበር</w:t>
      </w:r>
    </w:p>
    <w:p w14:paraId="464A7909" w14:textId="77777777" w:rsidR="00496375" w:rsidRDefault="00496375">
      <w:pPr>
        <w:numPr>
          <w:ilvl w:val="0"/>
          <w:numId w:val="4"/>
        </w:numPr>
        <w:tabs>
          <w:tab w:val="left" w:pos="72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am-ET"/>
        </w:rPr>
        <w:t xml:space="preserve">በግንዛቤ እጥረት </w:t>
      </w:r>
      <w:r>
        <w:rPr>
          <w:rFonts w:ascii="Power Geez Unicode1" w:hAnsi="Power Geez Unicode1" w:cs="Power Geez Unicode1"/>
          <w:sz w:val="24"/>
          <w:szCs w:val="24"/>
        </w:rPr>
        <w:t>ተገቢውን የማሳ ዝግጅት በወቅቱ አለማከናወን ፣</w:t>
      </w:r>
    </w:p>
    <w:p w14:paraId="321222F1" w14:textId="77777777" w:rsidR="00496375" w:rsidRDefault="00496375">
      <w:pPr>
        <w:numPr>
          <w:ilvl w:val="0"/>
          <w:numId w:val="4"/>
        </w:numPr>
        <w:tabs>
          <w:tab w:val="left" w:pos="72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am-ET"/>
        </w:rPr>
        <w:t xml:space="preserve">በግንዛቤ እጥረት </w:t>
      </w:r>
      <w:r>
        <w:rPr>
          <w:rFonts w:ascii="Power Geez Unicode1" w:hAnsi="Power Geez Unicode1" w:cs="Power Geez Unicode1"/>
          <w:sz w:val="24"/>
          <w:szCs w:val="24"/>
        </w:rPr>
        <w:t>ማሳን በሚገባ አለማለስለስ</w:t>
      </w:r>
      <w:r>
        <w:rPr>
          <w:rFonts w:ascii="Power Geez Unicode1" w:hAnsi="Power Geez Unicode1" w:cs="Power Geez Unicode1"/>
          <w:sz w:val="24"/>
          <w:szCs w:val="24"/>
          <w:lang w:val="am-ET"/>
        </w:rPr>
        <w:t>፣</w:t>
      </w:r>
    </w:p>
    <w:p w14:paraId="7CD334C4" w14:textId="77777777" w:rsidR="00496375" w:rsidRDefault="00496375">
      <w:pPr>
        <w:numPr>
          <w:ilvl w:val="0"/>
          <w:numId w:val="4"/>
        </w:numPr>
        <w:tabs>
          <w:tab w:val="left" w:pos="72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am-ET"/>
        </w:rPr>
        <w:t xml:space="preserve">በግንዛቤ እጥረት እና አቅም ማነስ </w:t>
      </w:r>
      <w:r>
        <w:rPr>
          <w:rFonts w:ascii="Power Geez Unicode1" w:hAnsi="Power Geez Unicode1" w:cs="Power Geez Unicode1"/>
          <w:sz w:val="24"/>
          <w:szCs w:val="24"/>
        </w:rPr>
        <w:t>አሲዳማ በሆኑ ማሣዎች ላይ ኖራን በሚፈልገው መጠን</w:t>
      </w:r>
      <w:r>
        <w:rPr>
          <w:rFonts w:ascii="Power Geez Unicode1" w:hAnsi="Power Geez Unicode1" w:cs="Power Geez Unicode1"/>
          <w:sz w:val="24"/>
          <w:szCs w:val="24"/>
          <w:lang w:val="am-ET"/>
        </w:rPr>
        <w:t>ና ጊዜ</w:t>
      </w:r>
      <w:r>
        <w:rPr>
          <w:rFonts w:ascii="Power Geez Unicode1" w:hAnsi="Power Geez Unicode1" w:cs="Power Geez Unicode1"/>
          <w:sz w:val="24"/>
          <w:szCs w:val="24"/>
        </w:rPr>
        <w:t xml:space="preserve"> አለመጠቀም፣</w:t>
      </w:r>
    </w:p>
    <w:p w14:paraId="4D9C2C67" w14:textId="77777777" w:rsidR="00496375" w:rsidRDefault="00496375">
      <w:pPr>
        <w:numPr>
          <w:ilvl w:val="0"/>
          <w:numId w:val="4"/>
        </w:numPr>
        <w:tabs>
          <w:tab w:val="left" w:pos="72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am-ET"/>
        </w:rPr>
        <w:t xml:space="preserve">በተደራሽነት ችግር </w:t>
      </w:r>
      <w:r>
        <w:rPr>
          <w:rFonts w:ascii="Power Geez Unicode1" w:hAnsi="Power Geez Unicode1" w:cs="Power Geez Unicode1"/>
          <w:sz w:val="24"/>
          <w:szCs w:val="24"/>
        </w:rPr>
        <w:t>የተሻሻሉ የእርሻ መሳሪያዎች</w:t>
      </w:r>
      <w:r>
        <w:rPr>
          <w:rFonts w:ascii="Power Geez Unicode1" w:hAnsi="Power Geez Unicode1" w:cs="Power Geez Unicode1"/>
          <w:sz w:val="24"/>
          <w:szCs w:val="24"/>
          <w:lang w:val="am-ET"/>
        </w:rPr>
        <w:t>ን አለመ</w:t>
      </w:r>
      <w:r>
        <w:rPr>
          <w:rFonts w:ascii="Power Geez Unicode1" w:hAnsi="Power Geez Unicode1" w:cs="Power Geez Unicode1"/>
          <w:sz w:val="24"/>
          <w:szCs w:val="24"/>
        </w:rPr>
        <w:t xml:space="preserve">ጠቀም፣ </w:t>
      </w:r>
    </w:p>
    <w:p w14:paraId="7B604627" w14:textId="77777777" w:rsidR="00496375" w:rsidRDefault="00496375">
      <w:pPr>
        <w:numPr>
          <w:ilvl w:val="0"/>
          <w:numId w:val="4"/>
        </w:numPr>
        <w:tabs>
          <w:tab w:val="left" w:pos="720"/>
        </w:tabs>
        <w:spacing w:after="0" w:line="360" w:lineRule="auto"/>
        <w:contextualSpacing/>
        <w:jc w:val="both"/>
        <w:rPr>
          <w:rFonts w:ascii="Power Geez Unicode1" w:hAnsi="Power Geez Unicode1" w:cs="Power Geez Unicode1"/>
          <w:sz w:val="24"/>
          <w:szCs w:val="24"/>
        </w:rPr>
      </w:pPr>
      <w:r>
        <w:rPr>
          <w:rFonts w:ascii="Power Geez Unicode1" w:hAnsi="Power Geez Unicode1" w:cs="Power Geez Unicode1"/>
          <w:sz w:val="24"/>
          <w:szCs w:val="24"/>
          <w:lang w:val="am-ET"/>
        </w:rPr>
        <w:t>በግንዛቤ ማነስ እና ተስማሚ ቴክኖሎጂ እጥረት ከፍተኛ የውሃ መጠን ባለባቸው የኮትቻ አፈር ላይ የማጠንፈፍ ሥራ አለመተግበር ናቸው፡፡</w:t>
      </w:r>
    </w:p>
    <w:p w14:paraId="37704519" w14:textId="77777777" w:rsidR="00496375" w:rsidRDefault="00496375">
      <w:pPr>
        <w:spacing w:after="0" w:line="360" w:lineRule="auto"/>
        <w:ind w:left="360"/>
        <w:contextualSpacing/>
        <w:jc w:val="both"/>
        <w:rPr>
          <w:rFonts w:ascii="Power Geez Unicode1" w:hAnsi="Power Geez Unicode1" w:cs="Power Geez Unicode1"/>
          <w:sz w:val="24"/>
          <w:szCs w:val="24"/>
          <w:lang w:val="am-ET"/>
        </w:rPr>
      </w:pPr>
    </w:p>
    <w:p w14:paraId="69179E88" w14:textId="77777777" w:rsidR="00496375" w:rsidRDefault="00496375">
      <w:pPr>
        <w:spacing w:after="0" w:line="360" w:lineRule="auto"/>
        <w:ind w:left="1440" w:hanging="1440"/>
        <w:jc w:val="both"/>
        <w:rPr>
          <w:rFonts w:ascii="Power Geez Unicode1" w:hAnsi="Power Geez Unicode1" w:cs="Power Geez Unicode1"/>
          <w:sz w:val="24"/>
          <w:szCs w:val="24"/>
          <w:lang w:val="am-ET"/>
        </w:rPr>
      </w:pPr>
      <w:r>
        <w:rPr>
          <w:rFonts w:ascii="Power Geez Unicode1" w:hAnsi="Power Geez Unicode1" w:cs="Power Geez Unicode1"/>
          <w:b/>
          <w:bCs/>
          <w:sz w:val="24"/>
          <w:szCs w:val="24"/>
          <w:lang w:val="am-ET"/>
        </w:rPr>
        <w:t>ሐ</w:t>
      </w:r>
      <w:r>
        <w:rPr>
          <w:rFonts w:ascii="Power Geez Unicode1" w:hAnsi="Power Geez Unicode1" w:cs="Power Geez Unicode1"/>
          <w:b/>
          <w:bCs/>
          <w:sz w:val="24"/>
          <w:szCs w:val="24"/>
        </w:rPr>
        <w:t xml:space="preserve">. </w:t>
      </w:r>
      <w:r>
        <w:rPr>
          <w:rFonts w:ascii="Power Geez Unicode1" w:hAnsi="Power Geez Unicode1" w:cs="Power Geez Unicode1"/>
          <w:b/>
          <w:bCs/>
          <w:sz w:val="24"/>
          <w:szCs w:val="24"/>
          <w:lang w:val="am-ET"/>
        </w:rPr>
        <w:t>የዝርያ</w:t>
      </w:r>
      <w:r>
        <w:rPr>
          <w:rFonts w:ascii="Power Geez Unicode1" w:hAnsi="Power Geez Unicode1" w:cs="Power Geez Unicode1"/>
          <w:b/>
          <w:bCs/>
          <w:sz w:val="24"/>
          <w:szCs w:val="24"/>
        </w:rPr>
        <w:t xml:space="preserve"> መረጣ፣ </w:t>
      </w:r>
      <w:r>
        <w:rPr>
          <w:rFonts w:ascii="Power Geez Unicode1" w:hAnsi="Power Geez Unicode1" w:cs="Power Geez Unicode1"/>
          <w:b/>
          <w:bCs/>
          <w:sz w:val="24"/>
          <w:szCs w:val="24"/>
          <w:lang w:val="am-ET"/>
        </w:rPr>
        <w:t xml:space="preserve">የዘር  </w:t>
      </w:r>
      <w:r>
        <w:rPr>
          <w:rFonts w:ascii="Power Geez Unicode1" w:hAnsi="Power Geez Unicode1" w:cs="Power Geez Unicode1"/>
          <w:b/>
          <w:bCs/>
          <w:sz w:val="24"/>
          <w:szCs w:val="24"/>
        </w:rPr>
        <w:t xml:space="preserve">ወቅት፣ መጠንና </w:t>
      </w:r>
      <w:r>
        <w:rPr>
          <w:rFonts w:ascii="Power Geez Unicode1" w:hAnsi="Power Geez Unicode1" w:cs="Power Geez Unicode1"/>
          <w:b/>
          <w:bCs/>
          <w:sz w:val="24"/>
          <w:szCs w:val="24"/>
          <w:lang w:val="am-ET"/>
        </w:rPr>
        <w:t>በ</w:t>
      </w:r>
      <w:r>
        <w:rPr>
          <w:rFonts w:ascii="Power Geez Unicode1" w:hAnsi="Power Geez Unicode1" w:cs="Power Geez Unicode1"/>
          <w:b/>
          <w:bCs/>
          <w:sz w:val="24"/>
          <w:szCs w:val="24"/>
        </w:rPr>
        <w:t>አዘራር ዘዴ</w:t>
      </w:r>
      <w:r>
        <w:rPr>
          <w:rFonts w:ascii="Power Geez Unicode1" w:hAnsi="Power Geez Unicode1" w:cs="Power Geez Unicode1"/>
          <w:b/>
          <w:bCs/>
          <w:sz w:val="24"/>
          <w:szCs w:val="24"/>
          <w:lang w:val="am-ET"/>
        </w:rPr>
        <w:t>ዎች</w:t>
      </w:r>
      <w:r>
        <w:rPr>
          <w:rFonts w:ascii="Power Geez Unicode1" w:hAnsi="Power Geez Unicode1" w:cs="Power Geez Unicode1"/>
          <w:b/>
          <w:bCs/>
          <w:sz w:val="24"/>
          <w:szCs w:val="24"/>
        </w:rPr>
        <w:t xml:space="preserve"> </w:t>
      </w:r>
      <w:r>
        <w:rPr>
          <w:rFonts w:ascii="Power Geez Unicode1" w:hAnsi="Power Geez Unicode1" w:cs="Power Geez Unicode1"/>
          <w:b/>
          <w:bCs/>
          <w:sz w:val="24"/>
          <w:szCs w:val="24"/>
          <w:lang w:val="am-ET"/>
        </w:rPr>
        <w:t>ላይ የሚታዩ ችግሮች</w:t>
      </w:r>
    </w:p>
    <w:p w14:paraId="4A29A810" w14:textId="77777777" w:rsidR="00496375" w:rsidRDefault="00496375">
      <w:pPr>
        <w:numPr>
          <w:ilvl w:val="0"/>
          <w:numId w:val="5"/>
        </w:num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am-ET"/>
        </w:rPr>
        <w:t xml:space="preserve">የምርጥ ዘርን  በወቅቱና በጥራት አለማግኘት፣ </w:t>
      </w:r>
    </w:p>
    <w:p w14:paraId="3B2153CA" w14:textId="77777777" w:rsidR="00496375" w:rsidRDefault="00496375">
      <w:pPr>
        <w:numPr>
          <w:ilvl w:val="0"/>
          <w:numId w:val="5"/>
        </w:num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ለአካባቢው ስነ-ምህዳር ተስማሚ የሆነ ዝርያ አለመጠቀም</w:t>
      </w:r>
    </w:p>
    <w:p w14:paraId="08984E65" w14:textId="77777777" w:rsidR="00496375" w:rsidRDefault="00496375">
      <w:pPr>
        <w:numPr>
          <w:ilvl w:val="0"/>
          <w:numId w:val="5"/>
        </w:num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en-GB"/>
        </w:rPr>
        <w:t xml:space="preserve">የዘር ወቅት አለመጠበቅ </w:t>
      </w:r>
    </w:p>
    <w:p w14:paraId="56041C48" w14:textId="77777777" w:rsidR="00496375" w:rsidRDefault="00496375">
      <w:pPr>
        <w:numPr>
          <w:ilvl w:val="0"/>
          <w:numId w:val="5"/>
        </w:num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am-ET"/>
        </w:rPr>
        <w:t>በምክረ-ሀሳቡ ከተቀመጠው የዘር መጠን በላይ መጠቀም የዘር ብክነትን እንድሚያስከትል አለመረዳት</w:t>
      </w:r>
      <w:r>
        <w:rPr>
          <w:rFonts w:ascii="Power Geez Unicode1" w:hAnsi="Power Geez Unicode1" w:cs="Power Geez Unicode1"/>
          <w:sz w:val="24"/>
          <w:szCs w:val="24"/>
        </w:rPr>
        <w:t>፣</w:t>
      </w:r>
      <w:r>
        <w:rPr>
          <w:rFonts w:ascii="Power Geez Unicode1" w:hAnsi="Power Geez Unicode1" w:cs="Power Geez Unicode1"/>
          <w:sz w:val="24"/>
          <w:szCs w:val="24"/>
          <w:lang w:val="am-ET"/>
        </w:rPr>
        <w:t xml:space="preserve"> </w:t>
      </w:r>
    </w:p>
    <w:p w14:paraId="76BDDAB5" w14:textId="77777777" w:rsidR="00496375" w:rsidRDefault="00496375">
      <w:pPr>
        <w:numPr>
          <w:ilvl w:val="0"/>
          <w:numId w:val="5"/>
        </w:numPr>
        <w:spacing w:after="0" w:line="360" w:lineRule="auto"/>
        <w:jc w:val="both"/>
        <w:rPr>
          <w:rFonts w:ascii="Power Geez Unicode1" w:hAnsi="Power Geez Unicode1" w:cs="Power Geez Unicode1"/>
          <w:sz w:val="24"/>
          <w:szCs w:val="24"/>
        </w:rPr>
      </w:pPr>
      <w:r>
        <w:rPr>
          <w:rFonts w:ascii="Nyala" w:hAnsi="Power Geez Unicode1" w:cs="Power Geez Unicode1"/>
          <w:sz w:val="24"/>
          <w:szCs w:val="24"/>
          <w:lang w:val="am-ET"/>
        </w:rPr>
        <w:t>የአሰራር</w:t>
      </w:r>
      <w:r>
        <w:rPr>
          <w:rFonts w:ascii="Nyala" w:hAnsi="Power Geez Unicode1" w:cs="Power Geez Unicode1"/>
          <w:sz w:val="24"/>
          <w:szCs w:val="24"/>
          <w:lang w:val="am-ET"/>
        </w:rPr>
        <w:t xml:space="preserve"> </w:t>
      </w:r>
      <w:r>
        <w:rPr>
          <w:rFonts w:ascii="Nyala" w:hAnsi="Power Geez Unicode1" w:cs="Power Geez Unicode1"/>
          <w:sz w:val="24"/>
          <w:szCs w:val="24"/>
          <w:lang w:val="am-ET"/>
        </w:rPr>
        <w:t>ቅልጥፍናን</w:t>
      </w:r>
      <w:r>
        <w:rPr>
          <w:rFonts w:ascii="Nyala" w:hAnsi="Power Geez Unicode1" w:cs="Power Geez Unicode1"/>
          <w:sz w:val="24"/>
          <w:szCs w:val="24"/>
          <w:lang w:val="am-ET"/>
        </w:rPr>
        <w:t xml:space="preserve"> </w:t>
      </w:r>
      <w:r>
        <w:rPr>
          <w:rFonts w:ascii="Nyala" w:hAnsi="Power Geez Unicode1" w:cs="Power Geez Unicode1"/>
          <w:sz w:val="24"/>
          <w:szCs w:val="24"/>
          <w:lang w:val="am-ET"/>
        </w:rPr>
        <w:t>የሚቀንሱ</w:t>
      </w:r>
      <w:r>
        <w:rPr>
          <w:rFonts w:ascii="Nyala" w:hAnsi="Power Geez Unicode1" w:cs="Power Geez Unicode1"/>
          <w:sz w:val="24"/>
          <w:szCs w:val="24"/>
          <w:lang w:val="am-ET"/>
        </w:rPr>
        <w:t xml:space="preserve"> </w:t>
      </w:r>
      <w:r>
        <w:rPr>
          <w:rFonts w:ascii="Nyala" w:hAnsi="Power Geez Unicode1" w:cs="Power Geez Unicode1"/>
          <w:sz w:val="24"/>
          <w:szCs w:val="24"/>
          <w:lang w:val="am-ET"/>
        </w:rPr>
        <w:t>እንደ</w:t>
      </w:r>
      <w:r>
        <w:rPr>
          <w:rFonts w:ascii="Nyala" w:hAnsi="Power Geez Unicode1" w:cs="Power Geez Unicode1"/>
          <w:sz w:val="24"/>
          <w:szCs w:val="24"/>
          <w:lang w:val="am-ET"/>
        </w:rPr>
        <w:t xml:space="preserve"> </w:t>
      </w:r>
      <w:r>
        <w:rPr>
          <w:rFonts w:ascii="Power Geez Unicode1" w:hAnsi="Power Geez Unicode1" w:cs="Power Geez Unicode1"/>
          <w:sz w:val="24"/>
          <w:szCs w:val="24"/>
        </w:rPr>
        <w:t xml:space="preserve">በብተና </w:t>
      </w:r>
      <w:r>
        <w:rPr>
          <w:rFonts w:ascii="Nyala" w:hAnsi="Power Geez Unicode1" w:cs="Power Geez Unicode1"/>
          <w:sz w:val="24"/>
          <w:szCs w:val="24"/>
          <w:lang w:val="am-ET"/>
        </w:rPr>
        <w:t>የ</w:t>
      </w:r>
      <w:r>
        <w:rPr>
          <w:rFonts w:ascii="Power Geez Unicode1" w:hAnsi="Power Geez Unicode1" w:cs="Power Geez Unicode1"/>
          <w:sz w:val="24"/>
          <w:szCs w:val="24"/>
        </w:rPr>
        <w:t>መዝራት</w:t>
      </w:r>
      <w:r>
        <w:rPr>
          <w:rFonts w:ascii="Power Geez Unicode1" w:hAnsi="Power Geez Unicode1" w:cs="Power Geez Unicode1"/>
          <w:sz w:val="24"/>
          <w:szCs w:val="24"/>
          <w:lang w:val="am-ET"/>
        </w:rPr>
        <w:t>ና የመሳሰሉት ዘዴዎች</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ናቸው፡፡</w:t>
      </w:r>
    </w:p>
    <w:p w14:paraId="6C7C48D0" w14:textId="77777777" w:rsidR="00496375" w:rsidRDefault="00496375">
      <w:pPr>
        <w:spacing w:after="0" w:line="360" w:lineRule="auto"/>
        <w:ind w:left="720"/>
        <w:jc w:val="both"/>
        <w:rPr>
          <w:rFonts w:ascii="Power Geez Unicode1" w:hAnsi="Power Geez Unicode1" w:cs="Power Geez Unicode1"/>
          <w:sz w:val="24"/>
          <w:szCs w:val="24"/>
        </w:rPr>
      </w:pPr>
    </w:p>
    <w:p w14:paraId="77024587" w14:textId="77777777" w:rsidR="00496375" w:rsidRDefault="00496375">
      <w:pPr>
        <w:spacing w:after="0" w:line="360" w:lineRule="auto"/>
        <w:ind w:left="1440" w:hanging="1440"/>
        <w:rPr>
          <w:rFonts w:ascii="Power Geez Unicode1" w:hAnsi="Power Geez Unicode1" w:cs="Power Geez Unicode1"/>
          <w:b/>
          <w:bCs/>
          <w:sz w:val="24"/>
          <w:szCs w:val="24"/>
        </w:rPr>
      </w:pPr>
      <w:r>
        <w:rPr>
          <w:rFonts w:ascii="Power Geez Unicode1" w:hAnsi="Power Geez Unicode1" w:cs="Power Geez Unicode1"/>
          <w:b/>
          <w:bCs/>
          <w:sz w:val="24"/>
          <w:szCs w:val="24"/>
          <w:lang w:val="am-ET"/>
        </w:rPr>
        <w:t>መ</w:t>
      </w:r>
      <w:r>
        <w:rPr>
          <w:rFonts w:ascii="Power Geez Unicode1" w:hAnsi="Power Geez Unicode1" w:cs="Power Geez Unicode1"/>
          <w:b/>
          <w:bCs/>
          <w:sz w:val="24"/>
          <w:szCs w:val="24"/>
        </w:rPr>
        <w:t xml:space="preserve">. </w:t>
      </w:r>
      <w:r>
        <w:rPr>
          <w:rFonts w:ascii="Power Geez Unicode1" w:hAnsi="Power Geez Unicode1" w:cs="Power Geez Unicode1"/>
          <w:b/>
          <w:bCs/>
          <w:sz w:val="24"/>
          <w:szCs w:val="24"/>
          <w:lang w:val="am-ET"/>
        </w:rPr>
        <w:t>የ</w:t>
      </w:r>
      <w:r>
        <w:rPr>
          <w:rFonts w:ascii="Power Geez Unicode1" w:hAnsi="Power Geez Unicode1" w:cs="Power Geez Unicode1"/>
          <w:b/>
          <w:bCs/>
          <w:sz w:val="24"/>
          <w:szCs w:val="24"/>
        </w:rPr>
        <w:t>አፈር ለምነት እንክብካበቤ</w:t>
      </w:r>
      <w:r>
        <w:rPr>
          <w:rFonts w:ascii="Power Geez Unicode1" w:hAnsi="Power Geez Unicode1" w:cs="Power Geez Unicode1"/>
          <w:b/>
          <w:bCs/>
          <w:sz w:val="24"/>
          <w:szCs w:val="24"/>
          <w:lang w:val="am-ET"/>
        </w:rPr>
        <w:t>ና እርጥበት አያያዝ</w:t>
      </w:r>
      <w:r>
        <w:rPr>
          <w:rFonts w:ascii="Power Geez Unicode1" w:hAnsi="Power Geez Unicode1" w:cs="Power Geez Unicode1"/>
          <w:b/>
          <w:bCs/>
          <w:sz w:val="24"/>
          <w:szCs w:val="24"/>
        </w:rPr>
        <w:t xml:space="preserve"> </w:t>
      </w:r>
      <w:r>
        <w:rPr>
          <w:rFonts w:ascii="Power Geez Unicode1" w:hAnsi="Power Geez Unicode1" w:cs="Power Geez Unicode1"/>
          <w:b/>
          <w:bCs/>
          <w:sz w:val="24"/>
          <w:szCs w:val="24"/>
          <w:lang w:val="am-ET"/>
        </w:rPr>
        <w:t>ችግር</w:t>
      </w:r>
    </w:p>
    <w:p w14:paraId="2D323086" w14:textId="77777777" w:rsidR="00496375" w:rsidRDefault="00496375">
      <w:pPr>
        <w:numPr>
          <w:ilvl w:val="0"/>
          <w:numId w:val="6"/>
        </w:numPr>
        <w:tabs>
          <w:tab w:val="left" w:pos="720"/>
        </w:tabs>
        <w:spacing w:after="0" w:line="360" w:lineRule="auto"/>
        <w:jc w:val="both"/>
        <w:rPr>
          <w:rFonts w:ascii="Power Geez Unicode1" w:hAnsi="Power Geez Unicode1" w:cs="Power Geez Unicode1"/>
          <w:bCs/>
          <w:sz w:val="24"/>
          <w:szCs w:val="24"/>
        </w:rPr>
      </w:pPr>
      <w:r>
        <w:rPr>
          <w:rFonts w:ascii="Power Geez Unicode1" w:hAnsi="Power Geez Unicode1" w:cs="Power Geez Unicode1"/>
          <w:bCs/>
          <w:sz w:val="24"/>
          <w:szCs w:val="24"/>
          <w:lang w:val="am-ET"/>
        </w:rPr>
        <w:t>ማዳበሪያን በማሣ ላይ መበተንና አፈር አለማልበስ</w:t>
      </w:r>
    </w:p>
    <w:p w14:paraId="797C4E7B" w14:textId="77777777" w:rsidR="00496375" w:rsidRDefault="00496375">
      <w:pPr>
        <w:numPr>
          <w:ilvl w:val="0"/>
          <w:numId w:val="6"/>
        </w:numPr>
        <w:tabs>
          <w:tab w:val="left" w:pos="720"/>
        </w:tabs>
        <w:spacing w:after="0" w:line="360" w:lineRule="auto"/>
        <w:jc w:val="both"/>
        <w:rPr>
          <w:rFonts w:ascii="Power Geez Unicode1" w:hAnsi="Power Geez Unicode1" w:cs="Power Geez Unicode1"/>
          <w:bCs/>
          <w:sz w:val="24"/>
          <w:szCs w:val="24"/>
        </w:rPr>
      </w:pPr>
      <w:r>
        <w:rPr>
          <w:rFonts w:ascii="Power Geez Unicode1" w:hAnsi="Power Geez Unicode1" w:cs="Power Geez Unicode1"/>
          <w:bCs/>
          <w:sz w:val="24"/>
          <w:szCs w:val="24"/>
        </w:rPr>
        <w:t xml:space="preserve">ትክክለኛውን የማደበሪያ </w:t>
      </w:r>
      <w:r>
        <w:rPr>
          <w:rFonts w:ascii="Power Geez Unicode1" w:hAnsi="Power Geez Unicode1" w:cs="Power Geez Unicode1"/>
          <w:bCs/>
          <w:sz w:val="24"/>
          <w:szCs w:val="24"/>
          <w:lang w:val="am-ET"/>
        </w:rPr>
        <w:t xml:space="preserve">አይነትና </w:t>
      </w:r>
      <w:r>
        <w:rPr>
          <w:rFonts w:ascii="Power Geez Unicode1" w:hAnsi="Power Geez Unicode1" w:cs="Power Geez Unicode1"/>
          <w:bCs/>
          <w:sz w:val="24"/>
          <w:szCs w:val="24"/>
        </w:rPr>
        <w:t>መጠን አለመጠቀም</w:t>
      </w:r>
    </w:p>
    <w:p w14:paraId="30DBC1AA" w14:textId="77777777" w:rsidR="00496375" w:rsidRDefault="00496375">
      <w:pPr>
        <w:numPr>
          <w:ilvl w:val="0"/>
          <w:numId w:val="6"/>
        </w:numPr>
        <w:tabs>
          <w:tab w:val="left" w:pos="720"/>
        </w:tabs>
        <w:spacing w:after="0" w:line="360" w:lineRule="auto"/>
        <w:jc w:val="both"/>
        <w:rPr>
          <w:rFonts w:ascii="Power Geez Unicode1" w:hAnsi="Power Geez Unicode1" w:cs="Power Geez Unicode1"/>
          <w:bCs/>
          <w:sz w:val="24"/>
          <w:szCs w:val="24"/>
        </w:rPr>
      </w:pPr>
      <w:r>
        <w:rPr>
          <w:rFonts w:ascii="Power Geez Unicode1" w:hAnsi="Power Geez Unicode1" w:cs="Power Geez Unicode1"/>
          <w:bCs/>
          <w:sz w:val="24"/>
          <w:szCs w:val="24"/>
          <w:lang w:val="am-ET"/>
        </w:rPr>
        <w:t>የሰብል ማፈራረቅ ዘዴን አለመተግበር</w:t>
      </w:r>
    </w:p>
    <w:p w14:paraId="79A16FB2" w14:textId="77777777" w:rsidR="00496375" w:rsidRDefault="00496375">
      <w:pPr>
        <w:numPr>
          <w:ilvl w:val="0"/>
          <w:numId w:val="6"/>
        </w:numPr>
        <w:tabs>
          <w:tab w:val="left" w:pos="720"/>
        </w:tabs>
        <w:spacing w:after="0" w:line="360" w:lineRule="auto"/>
        <w:jc w:val="both"/>
        <w:rPr>
          <w:rFonts w:ascii="Power Geez Unicode1" w:hAnsi="Power Geez Unicode1" w:cs="Power Geez Unicode1"/>
          <w:bCs/>
          <w:sz w:val="24"/>
          <w:szCs w:val="24"/>
        </w:rPr>
      </w:pPr>
      <w:r>
        <w:rPr>
          <w:rFonts w:ascii="Power Geez Unicode1" w:hAnsi="Power Geez Unicode1" w:cs="Power Geez Unicode1"/>
          <w:bCs/>
          <w:sz w:val="24"/>
          <w:szCs w:val="24"/>
          <w:lang w:val="am-ET"/>
        </w:rPr>
        <w:t>ተገቢ የአፈርና ውሃ አያያዝ ዜደዎችን አለመተግበር</w:t>
      </w:r>
    </w:p>
    <w:p w14:paraId="4146F0CE" w14:textId="77777777" w:rsidR="00496375" w:rsidRDefault="00496375">
      <w:pPr>
        <w:numPr>
          <w:ilvl w:val="0"/>
          <w:numId w:val="6"/>
        </w:numPr>
        <w:tabs>
          <w:tab w:val="left" w:pos="720"/>
        </w:tabs>
        <w:spacing w:after="0" w:line="360" w:lineRule="auto"/>
        <w:jc w:val="both"/>
        <w:rPr>
          <w:rFonts w:ascii="Power Geez Unicode1" w:hAnsi="Power Geez Unicode1" w:cs="Power Geez Unicode1"/>
          <w:bCs/>
          <w:sz w:val="24"/>
          <w:szCs w:val="24"/>
        </w:rPr>
      </w:pPr>
      <w:r>
        <w:rPr>
          <w:rFonts w:ascii="Power Geez Unicode1" w:hAnsi="Power Geez Unicode1" w:cs="Power Geez Unicode1"/>
          <w:bCs/>
          <w:sz w:val="24"/>
          <w:szCs w:val="24"/>
          <w:lang w:val="am-ET"/>
        </w:rPr>
        <w:t>የአፈር ለምነትን ሊያስጠብቅ የሚችል የሰብል ተረፈ ምርት (ገለባ) በማሳው ላይ አለማስቀረት ናቸው፡፡</w:t>
      </w:r>
    </w:p>
    <w:p w14:paraId="5990F377" w14:textId="77777777" w:rsidR="00496375" w:rsidRDefault="00496375">
      <w:pPr>
        <w:tabs>
          <w:tab w:val="left" w:pos="720"/>
        </w:tabs>
        <w:spacing w:after="0" w:line="360" w:lineRule="auto"/>
        <w:ind w:left="720"/>
        <w:jc w:val="both"/>
        <w:rPr>
          <w:rFonts w:ascii="Power Geez Unicode1" w:hAnsi="Power Geez Unicode1" w:cs="Power Geez Unicode1"/>
          <w:bCs/>
          <w:sz w:val="24"/>
          <w:szCs w:val="24"/>
        </w:rPr>
      </w:pPr>
    </w:p>
    <w:p w14:paraId="28D8F3E6"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b/>
          <w:bCs/>
          <w:sz w:val="24"/>
          <w:szCs w:val="24"/>
          <w:lang w:val="am-ET"/>
        </w:rPr>
        <w:t>ሠ</w:t>
      </w:r>
      <w:r>
        <w:rPr>
          <w:rFonts w:ascii="Power Geez Unicode1" w:hAnsi="Power Geez Unicode1" w:cs="Power Geez Unicode1"/>
          <w:b/>
          <w:bCs/>
          <w:sz w:val="24"/>
          <w:szCs w:val="24"/>
        </w:rPr>
        <w:t xml:space="preserve">. ሰብል ጥበቃና እንክብካቤ ችግሮች </w:t>
      </w:r>
    </w:p>
    <w:p w14:paraId="261185F7" w14:textId="77777777" w:rsidR="00496375" w:rsidRDefault="00496375">
      <w:pPr>
        <w:numPr>
          <w:ilvl w:val="0"/>
          <w:numId w:val="7"/>
        </w:numPr>
        <w:spacing w:after="0" w:line="360" w:lineRule="auto"/>
        <w:ind w:left="720"/>
        <w:contextualSpacing/>
        <w:jc w:val="both"/>
        <w:rPr>
          <w:rFonts w:ascii="Power Geez Unicode1" w:hAnsi="Power Geez Unicode1" w:cs="Power Geez Unicode1"/>
          <w:sz w:val="24"/>
          <w:szCs w:val="24"/>
        </w:rPr>
      </w:pPr>
      <w:r>
        <w:rPr>
          <w:rFonts w:ascii="Power Geez Unicode1" w:hAnsi="Power Geez Unicode1" w:cs="Power Geez Unicode1"/>
          <w:sz w:val="24"/>
          <w:szCs w:val="24"/>
        </w:rPr>
        <w:t>አረምን በትክክለኛው ወቅትና ድግግሞሽ አለመቆጣጠር</w:t>
      </w:r>
      <w:r>
        <w:rPr>
          <w:rFonts w:ascii="Power Geez Unicode1" w:hAnsi="Power Geez Unicode1" w:cs="Power Geez Unicode1"/>
          <w:sz w:val="24"/>
          <w:szCs w:val="24"/>
          <w:lang w:val="am-ET"/>
        </w:rPr>
        <w:t>፣</w:t>
      </w:r>
    </w:p>
    <w:p w14:paraId="094D0C2E" w14:textId="77777777" w:rsidR="00496375" w:rsidRDefault="00496375">
      <w:pPr>
        <w:numPr>
          <w:ilvl w:val="0"/>
          <w:numId w:val="8"/>
        </w:numPr>
        <w:tabs>
          <w:tab w:val="left" w:pos="72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ወቅታዊ የሆነ የተባይ አሰሳ አለማካሄድና በወቅቱ የመከላከል ዕርምጃ አለመውሰድ</w:t>
      </w:r>
      <w:r>
        <w:rPr>
          <w:rFonts w:ascii="Power Geez Unicode1" w:hAnsi="Power Geez Unicode1" w:cs="Power Geez Unicode1"/>
          <w:sz w:val="24"/>
          <w:szCs w:val="24"/>
          <w:lang w:val="am-ET"/>
        </w:rPr>
        <w:t>፣</w:t>
      </w:r>
    </w:p>
    <w:p w14:paraId="6BD90412" w14:textId="77777777" w:rsidR="00496375" w:rsidRDefault="00496375">
      <w:pPr>
        <w:numPr>
          <w:ilvl w:val="0"/>
          <w:numId w:val="9"/>
        </w:numPr>
        <w:tabs>
          <w:tab w:val="left" w:pos="72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የተቀናጀ </w:t>
      </w:r>
      <w:r>
        <w:rPr>
          <w:rFonts w:ascii="Power Geez Unicode1" w:hAnsi="Power Geez Unicode1" w:cs="Power Geez Unicode1"/>
          <w:sz w:val="24"/>
          <w:szCs w:val="24"/>
          <w:lang w:val="am-ET"/>
        </w:rPr>
        <w:t>የ</w:t>
      </w:r>
      <w:r>
        <w:rPr>
          <w:rFonts w:ascii="Power Geez Unicode1" w:hAnsi="Power Geez Unicode1" w:cs="Power Geez Unicode1"/>
          <w:sz w:val="24"/>
          <w:szCs w:val="24"/>
        </w:rPr>
        <w:t>ተባይ መከላከያ ዘዴን ተግባራዊ አለማድረግ</w:t>
      </w:r>
      <w:r>
        <w:rPr>
          <w:rFonts w:ascii="Power Geez Unicode1" w:hAnsi="Power Geez Unicode1" w:cs="Power Geez Unicode1"/>
          <w:sz w:val="24"/>
          <w:szCs w:val="24"/>
          <w:lang w:val="am-ET"/>
        </w:rPr>
        <w:t>፣</w:t>
      </w:r>
    </w:p>
    <w:p w14:paraId="7F7E0BB0" w14:textId="77777777" w:rsidR="00496375" w:rsidRDefault="00496375">
      <w:pPr>
        <w:numPr>
          <w:ilvl w:val="0"/>
          <w:numId w:val="9"/>
        </w:numPr>
        <w:tabs>
          <w:tab w:val="left" w:pos="720"/>
        </w:tabs>
        <w:spacing w:after="0" w:line="240" w:lineRule="auto"/>
        <w:jc w:val="both"/>
        <w:rPr>
          <w:rFonts w:ascii="Power Geez Unicode1" w:hAnsi="Power Geez Unicode1" w:cs="Power Geez Unicode1"/>
          <w:sz w:val="24"/>
          <w:szCs w:val="24"/>
        </w:rPr>
      </w:pPr>
      <w:r>
        <w:rPr>
          <w:rFonts w:ascii="Power Geez Unicode1" w:hAnsi="Power Geez Unicode1" w:cs="Power Geez Unicode1"/>
          <w:sz w:val="24"/>
          <w:szCs w:val="24"/>
        </w:rPr>
        <w:t>የፀረ-ተባይ ኬሚካሎችን በዓይነትና በምክረሃሳቡ መሠረት አለመጠቀም</w:t>
      </w:r>
      <w:r>
        <w:rPr>
          <w:rFonts w:ascii="Power Geez Unicode1" w:hAnsi="Power Geez Unicode1" w:cs="Power Geez Unicode1"/>
          <w:sz w:val="24"/>
          <w:szCs w:val="24"/>
          <w:lang w:val="am-ET"/>
        </w:rPr>
        <w:t xml:space="preserve"> ናቸው፡፡</w:t>
      </w:r>
    </w:p>
    <w:p w14:paraId="21936789" w14:textId="77777777" w:rsidR="00496375" w:rsidRDefault="00496375">
      <w:pPr>
        <w:spacing w:after="0" w:line="240" w:lineRule="auto"/>
        <w:ind w:left="720"/>
        <w:jc w:val="both"/>
        <w:rPr>
          <w:rFonts w:ascii="Power Geez Unicode1" w:hAnsi="Power Geez Unicode1" w:cs="Power Geez Unicode1"/>
          <w:sz w:val="24"/>
          <w:szCs w:val="24"/>
        </w:rPr>
      </w:pPr>
    </w:p>
    <w:p w14:paraId="2EF7AB57" w14:textId="77777777" w:rsidR="00496375" w:rsidRDefault="00496375">
      <w:pPr>
        <w:spacing w:after="0" w:line="360" w:lineRule="auto"/>
        <w:ind w:left="1440" w:hanging="1440"/>
        <w:jc w:val="both"/>
        <w:rPr>
          <w:rFonts w:ascii="Power Geez Unicode1" w:hAnsi="Power Geez Unicode1" w:cs="Power Geez Unicode1"/>
          <w:sz w:val="24"/>
          <w:szCs w:val="24"/>
        </w:rPr>
      </w:pPr>
      <w:r>
        <w:rPr>
          <w:rFonts w:ascii="Power Geez Unicode1" w:hAnsi="Power Geez Unicode1" w:cs="Power Geez Unicode1"/>
          <w:b/>
          <w:bCs/>
          <w:sz w:val="24"/>
          <w:szCs w:val="24"/>
          <w:lang w:val="am-ET"/>
        </w:rPr>
        <w:t>ረ</w:t>
      </w:r>
      <w:r>
        <w:rPr>
          <w:rFonts w:ascii="Power Geez Unicode1" w:hAnsi="Power Geez Unicode1" w:cs="Power Geez Unicode1"/>
          <w:b/>
          <w:bCs/>
          <w:sz w:val="24"/>
          <w:szCs w:val="24"/>
        </w:rPr>
        <w:t>. የምርት</w:t>
      </w:r>
      <w:r>
        <w:rPr>
          <w:rFonts w:ascii="Power Geez Unicode1" w:hAnsi="Power Geez Unicode1" w:cs="Power Geez Unicode1"/>
          <w:b/>
          <w:bCs/>
          <w:sz w:val="24"/>
          <w:szCs w:val="24"/>
          <w:lang w:val="am-ET"/>
        </w:rPr>
        <w:t xml:space="preserve"> </w:t>
      </w:r>
      <w:r>
        <w:rPr>
          <w:rFonts w:ascii="Power Geez Unicode1" w:hAnsi="Power Geez Unicode1" w:cs="Power Geez Unicode1"/>
          <w:b/>
          <w:bCs/>
          <w:sz w:val="24"/>
          <w:szCs w:val="24"/>
        </w:rPr>
        <w:t xml:space="preserve">አሰባሰብና </w:t>
      </w:r>
      <w:r>
        <w:rPr>
          <w:rFonts w:ascii="Power Geez Unicode1" w:hAnsi="Power Geez Unicode1" w:cs="Power Geez Unicode1"/>
          <w:b/>
          <w:bCs/>
          <w:sz w:val="24"/>
          <w:szCs w:val="24"/>
          <w:lang w:val="am-ET"/>
        </w:rPr>
        <w:t xml:space="preserve">ድህረ ምርት </w:t>
      </w:r>
      <w:r>
        <w:rPr>
          <w:rFonts w:ascii="Power Geez Unicode1" w:hAnsi="Power Geez Unicode1" w:cs="Power Geez Unicode1"/>
          <w:b/>
          <w:bCs/>
          <w:sz w:val="24"/>
          <w:szCs w:val="24"/>
        </w:rPr>
        <w:t>ክምችት ችግሮች</w:t>
      </w:r>
    </w:p>
    <w:p w14:paraId="6E7507C3" w14:textId="77777777" w:rsidR="00496375" w:rsidRDefault="00496375">
      <w:pPr>
        <w:numPr>
          <w:ilvl w:val="0"/>
          <w:numId w:val="10"/>
        </w:numPr>
        <w:tabs>
          <w:tab w:val="left" w:pos="72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am-ET"/>
        </w:rPr>
        <w:t>ትክክለኛ የሰብሉን መድረሻ ጊዜ አውቆ አለመሰብሰብ (በጣም ዘግይቶ ወይንም ቀድሞ ማጨድ)፣</w:t>
      </w:r>
    </w:p>
    <w:p w14:paraId="1AB7B7E8" w14:textId="77777777" w:rsidR="00496375" w:rsidRDefault="00496375">
      <w:pPr>
        <w:numPr>
          <w:ilvl w:val="0"/>
          <w:numId w:val="10"/>
        </w:numPr>
        <w:tabs>
          <w:tab w:val="left" w:pos="72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የጤፍ ሰብል </w:t>
      </w:r>
      <w:r>
        <w:rPr>
          <w:rFonts w:ascii="Power Geez Unicode1" w:hAnsi="Power Geez Unicode1" w:cs="Power Geez Unicode1"/>
          <w:sz w:val="24"/>
          <w:szCs w:val="24"/>
          <w:lang w:val="am-ET"/>
        </w:rPr>
        <w:t xml:space="preserve">በባህላዊ መንገድ </w:t>
      </w:r>
      <w:r>
        <w:rPr>
          <w:rFonts w:ascii="Power Geez Unicode1" w:hAnsi="Power Geez Unicode1" w:cs="Power Geez Unicode1"/>
          <w:sz w:val="24"/>
          <w:szCs w:val="24"/>
        </w:rPr>
        <w:t>ሲታጨድ፣ ሲጓጓዝና ሲከመር ለብክነት መጋለጥ፣</w:t>
      </w:r>
    </w:p>
    <w:p w14:paraId="151700B2" w14:textId="77777777" w:rsidR="00496375" w:rsidRDefault="00496375">
      <w:pPr>
        <w:numPr>
          <w:ilvl w:val="0"/>
          <w:numId w:val="10"/>
        </w:numPr>
        <w:tabs>
          <w:tab w:val="left" w:pos="720"/>
        </w:tabs>
        <w:spacing w:after="0" w:line="360" w:lineRule="auto"/>
        <w:contextualSpacing/>
        <w:jc w:val="both"/>
        <w:rPr>
          <w:rFonts w:ascii="Power Geez Unicode1" w:hAnsi="Power Geez Unicode1" w:cs="Power Geez Unicode1"/>
          <w:sz w:val="24"/>
          <w:szCs w:val="24"/>
        </w:rPr>
      </w:pPr>
      <w:r>
        <w:rPr>
          <w:rFonts w:ascii="Power Geez Unicode1" w:hAnsi="Power Geez Unicode1" w:cs="Power Geez Unicode1"/>
          <w:sz w:val="24"/>
          <w:szCs w:val="24"/>
        </w:rPr>
        <w:t>ጥራቱን የጠበቀ አውድማ አለማዘጋጀት</w:t>
      </w:r>
      <w:r>
        <w:rPr>
          <w:rFonts w:ascii="Power Geez Unicode1" w:hAnsi="Power Geez Unicode1" w:cs="Power Geez Unicode1"/>
          <w:sz w:val="24"/>
          <w:szCs w:val="24"/>
          <w:lang w:val="am-ET"/>
        </w:rPr>
        <w:t>ና በዚህም የተነሳ</w:t>
      </w:r>
      <w:r>
        <w:rPr>
          <w:rFonts w:ascii="Power Geez Unicode1" w:hAnsi="Power Geez Unicode1" w:cs="Power Geez Unicode1"/>
          <w:sz w:val="24"/>
          <w:szCs w:val="24"/>
        </w:rPr>
        <w:t xml:space="preserve"> ለብክነትና ጥራት ማነስ መጋለጥ</w:t>
      </w:r>
      <w:r>
        <w:rPr>
          <w:rFonts w:ascii="Power Geez Unicode1" w:hAnsi="Power Geez Unicode1" w:cs="Power Geez Unicode1"/>
          <w:sz w:val="24"/>
          <w:szCs w:val="24"/>
          <w:lang w:val="am-ET"/>
        </w:rPr>
        <w:t>፣</w:t>
      </w:r>
    </w:p>
    <w:p w14:paraId="2E827618" w14:textId="77777777" w:rsidR="00496375" w:rsidRDefault="00496375">
      <w:pPr>
        <w:numPr>
          <w:ilvl w:val="0"/>
          <w:numId w:val="10"/>
        </w:numPr>
        <w:tabs>
          <w:tab w:val="left" w:pos="720"/>
        </w:tabs>
        <w:spacing w:after="0" w:line="360" w:lineRule="auto"/>
        <w:contextualSpacing/>
        <w:jc w:val="both"/>
        <w:rPr>
          <w:rFonts w:ascii="Power Geez Unicode1" w:hAnsi="Power Geez Unicode1" w:cs="Power Geez Unicode1"/>
          <w:sz w:val="24"/>
          <w:szCs w:val="24"/>
        </w:rPr>
      </w:pPr>
      <w:r>
        <w:rPr>
          <w:rFonts w:ascii="Power Geez Unicode1" w:hAnsi="Power Geez Unicode1" w:cs="Power Geez Unicode1"/>
          <w:sz w:val="24"/>
          <w:szCs w:val="24"/>
          <w:lang w:val="am-ET"/>
        </w:rPr>
        <w:t>አስተማማኝ እና ዘመናዊ የጤፍ ማጨጃና መውቂያ መሳሪያ አለመኖር ናቸው፡፡</w:t>
      </w:r>
    </w:p>
    <w:p w14:paraId="5DF950DB" w14:textId="77777777" w:rsidR="00496375" w:rsidRDefault="00496375">
      <w:pPr>
        <w:pStyle w:val="Heading2"/>
        <w:spacing w:before="0" w:line="360" w:lineRule="auto"/>
        <w:jc w:val="both"/>
        <w:rPr>
          <w:rFonts w:ascii="Power Geez Unicode1" w:hAnsi="Power Geez Unicode1" w:cs="Power Geez Unicode1"/>
        </w:rPr>
      </w:pPr>
      <w:bookmarkStart w:id="33" w:name="_Toc1236"/>
      <w:bookmarkStart w:id="34" w:name="_Toc24753"/>
      <w:bookmarkStart w:id="35" w:name="_Toc745"/>
      <w:bookmarkStart w:id="36" w:name="_Toc16566"/>
      <w:bookmarkStart w:id="37" w:name="_Toc13560"/>
      <w:bookmarkStart w:id="38" w:name="_Toc147653050"/>
    </w:p>
    <w:p w14:paraId="409FCF1B" w14:textId="77777777" w:rsidR="00496375" w:rsidRDefault="00496375">
      <w:pPr>
        <w:pStyle w:val="Heading1"/>
        <w:numPr>
          <w:ilvl w:val="0"/>
          <w:numId w:val="2"/>
        </w:numPr>
        <w:rPr>
          <w:rFonts w:ascii="Power Geez Unicode1" w:hAnsi="Power Geez Unicode1" w:cs="Power Geez Unicode1"/>
        </w:rPr>
      </w:pPr>
      <w:bookmarkStart w:id="39" w:name="_Toc28936"/>
      <w:bookmarkStart w:id="40" w:name="_Toc6642"/>
      <w:r>
        <w:rPr>
          <w:rFonts w:ascii="Power Geez Unicode1" w:hAnsi="Power Geez Unicode1" w:cs="Power Geez Unicode1"/>
        </w:rPr>
        <w:t xml:space="preserve">የጤፍ ሰብል </w:t>
      </w:r>
      <w:r>
        <w:rPr>
          <w:rFonts w:ascii="Power Geez Unicode1" w:hAnsi="Power Geez Unicode1" w:cs="Power Geez Unicode1"/>
          <w:lang w:val="am-ET"/>
        </w:rPr>
        <w:t>ስነ ህይወታዊ ባህሪ</w:t>
      </w:r>
      <w:bookmarkEnd w:id="39"/>
      <w:bookmarkEnd w:id="40"/>
      <w:r>
        <w:rPr>
          <w:rFonts w:ascii="Power Geez Unicode1" w:hAnsi="Power Geez Unicode1" w:cs="Power Geez Unicode1"/>
        </w:rPr>
        <w:t xml:space="preserve"> </w:t>
      </w:r>
    </w:p>
    <w:p w14:paraId="4DD907B7" w14:textId="77777777" w:rsidR="00496375" w:rsidRDefault="00496375">
      <w:pPr>
        <w:autoSpaceDE w:val="0"/>
        <w:autoSpaceDN w:val="0"/>
        <w:adjustRightInd w:val="0"/>
        <w:spacing w:after="0" w:line="360" w:lineRule="auto"/>
        <w:jc w:val="both"/>
        <w:rPr>
          <w:rFonts w:ascii="Power Geez Unicode1" w:hAnsi="Power Geez Unicode1" w:cs="Power Geez Unicode1"/>
          <w:sz w:val="24"/>
          <w:szCs w:val="24"/>
          <w:lang w:val="am-ET"/>
        </w:rPr>
      </w:pPr>
      <w:r>
        <w:rPr>
          <w:rFonts w:ascii="Nyala" w:hAnsi="Nyala" w:cs="Nyala"/>
          <w:sz w:val="24"/>
          <w:szCs w:val="24"/>
          <w:lang w:val="am-ET"/>
        </w:rPr>
        <w:t xml:space="preserve"> </w:t>
      </w:r>
      <w:r>
        <w:rPr>
          <w:rFonts w:ascii="Power Geez Unicode1" w:hAnsi="Power Geez Unicode1" w:cs="Power Geez Unicode1"/>
          <w:sz w:val="24"/>
          <w:szCs w:val="24"/>
        </w:rPr>
        <w:t>ጤፍ</w:t>
      </w:r>
      <w:r>
        <w:rPr>
          <w:rFonts w:ascii="Power Geez Unicode1" w:hAnsi="Power Geez Unicode1" w:cs="Power Geez Unicode1"/>
          <w:sz w:val="24"/>
          <w:szCs w:val="24"/>
          <w:lang w:val="am-ET"/>
        </w:rPr>
        <w:t xml:space="preserve"> ተመራጭ</w:t>
      </w:r>
      <w:r>
        <w:rPr>
          <w:rFonts w:ascii="Nyala" w:hAnsi="Power Geez Unicode1" w:cs="Power Geez Unicode1"/>
          <w:sz w:val="24"/>
          <w:szCs w:val="24"/>
          <w:lang w:val="am-ET"/>
        </w:rPr>
        <w:t xml:space="preserve"> </w:t>
      </w:r>
      <w:r>
        <w:rPr>
          <w:rFonts w:ascii="Power Geez Unicode1" w:hAnsi="Power Geez Unicode1" w:cs="Power Geez Unicode1"/>
          <w:sz w:val="24"/>
          <w:szCs w:val="24"/>
        </w:rPr>
        <w:t>ስነ-ህይወታዊ</w:t>
      </w:r>
      <w:r>
        <w:rPr>
          <w:rFonts w:ascii="Nyala" w:hAnsi="Power Geez Unicode1" w:cs="Power Geez Unicode1"/>
          <w:sz w:val="24"/>
          <w:szCs w:val="24"/>
          <w:lang w:val="am-ET"/>
        </w:rPr>
        <w:t xml:space="preserve"> </w:t>
      </w:r>
      <w:r>
        <w:rPr>
          <w:rFonts w:ascii="Nyala" w:hAnsi="Power Geez Unicode1" w:cs="Power Geez Unicode1"/>
          <w:sz w:val="24"/>
          <w:szCs w:val="24"/>
          <w:lang w:val="am-ET"/>
        </w:rPr>
        <w:t>ባህሪ</w:t>
      </w:r>
      <w:r>
        <w:rPr>
          <w:rFonts w:ascii="Nyala" w:hAnsi="Power Geez Unicode1" w:cs="Power Geez Unicode1"/>
          <w:sz w:val="24"/>
          <w:szCs w:val="24"/>
          <w:lang w:val="am-ET"/>
        </w:rPr>
        <w:t xml:space="preserve"> </w:t>
      </w:r>
      <w:r>
        <w:rPr>
          <w:rFonts w:ascii="Nyala" w:hAnsi="Power Geez Unicode1" w:cs="Power Geez Unicode1"/>
          <w:sz w:val="24"/>
          <w:szCs w:val="24"/>
          <w:lang w:val="am-ET"/>
        </w:rPr>
        <w:t>ያላው</w:t>
      </w:r>
      <w:r>
        <w:rPr>
          <w:rFonts w:ascii="Nyala" w:hAnsi="Power Geez Unicode1" w:cs="Power Geez Unicode1"/>
          <w:sz w:val="24"/>
          <w:szCs w:val="24"/>
          <w:lang w:val="am-ET"/>
        </w:rPr>
        <w:t xml:space="preserve"> </w:t>
      </w:r>
      <w:r>
        <w:rPr>
          <w:rFonts w:ascii="Nyala" w:hAnsi="Power Geez Unicode1" w:cs="Power Geez Unicode1"/>
          <w:sz w:val="24"/>
          <w:szCs w:val="24"/>
          <w:lang w:val="am-ET"/>
        </w:rPr>
        <w:t>ሰብል</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በመሆኑ</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በአምራቾች</w:t>
      </w:r>
      <w:r>
        <w:rPr>
          <w:rFonts w:ascii="Nyala" w:hAnsi="Power Geez Unicode1" w:cs="Power Geez Unicode1"/>
          <w:sz w:val="24"/>
          <w:szCs w:val="24"/>
          <w:lang w:val="am-ET"/>
        </w:rPr>
        <w:t xml:space="preserve"> </w:t>
      </w:r>
      <w:r>
        <w:rPr>
          <w:rFonts w:ascii="Nyala" w:hAnsi="Power Geez Unicode1" w:cs="Power Geez Unicode1"/>
          <w:sz w:val="24"/>
          <w:szCs w:val="24"/>
          <w:lang w:val="am-ET"/>
        </w:rPr>
        <w:t>እና</w:t>
      </w:r>
      <w:r>
        <w:rPr>
          <w:rFonts w:ascii="Nyala" w:hAnsi="Power Geez Unicode1" w:cs="Power Geez Unicode1"/>
          <w:sz w:val="24"/>
          <w:szCs w:val="24"/>
          <w:lang w:val="am-ET"/>
        </w:rPr>
        <w:t xml:space="preserve"> </w:t>
      </w:r>
      <w:r>
        <w:rPr>
          <w:rFonts w:ascii="Nyala" w:hAnsi="Power Geez Unicode1" w:cs="Power Geez Unicode1"/>
          <w:sz w:val="24"/>
          <w:szCs w:val="24"/>
          <w:lang w:val="am-ET"/>
        </w:rPr>
        <w:t>ተጠቃሚዎች</w:t>
      </w:r>
      <w:r>
        <w:rPr>
          <w:rFonts w:ascii="Nyala" w:hAnsi="Power Geez Unicode1" w:cs="Power Geez Unicode1"/>
          <w:sz w:val="24"/>
          <w:szCs w:val="24"/>
          <w:lang w:val="am-ET"/>
        </w:rPr>
        <w:t xml:space="preserve"> </w:t>
      </w:r>
      <w:r>
        <w:rPr>
          <w:rFonts w:ascii="Nyala" w:hAnsi="Power Geez Unicode1" w:cs="Power Geez Unicode1"/>
          <w:sz w:val="24"/>
          <w:szCs w:val="24"/>
          <w:lang w:val="am-ET"/>
        </w:rPr>
        <w:t>ዘንድ</w:t>
      </w:r>
      <w:r>
        <w:rPr>
          <w:rFonts w:ascii="Nyala" w:hAnsi="Power Geez Unicode1" w:cs="Power Geez Unicode1"/>
          <w:sz w:val="24"/>
          <w:szCs w:val="24"/>
          <w:lang w:val="am-ET"/>
        </w:rPr>
        <w:t xml:space="preserve"> </w:t>
      </w:r>
      <w:r>
        <w:rPr>
          <w:rFonts w:ascii="Nyala" w:hAnsi="Power Geez Unicode1" w:cs="Power Geez Unicode1"/>
          <w:sz w:val="24"/>
          <w:szCs w:val="24"/>
          <w:lang w:val="am-ET"/>
        </w:rPr>
        <w:t>እጅግ</w:t>
      </w:r>
      <w:r>
        <w:rPr>
          <w:rFonts w:ascii="Nyala" w:hAnsi="Power Geez Unicode1" w:cs="Power Geez Unicode1"/>
          <w:sz w:val="24"/>
          <w:szCs w:val="24"/>
          <w:lang w:val="am-ET"/>
        </w:rPr>
        <w:t xml:space="preserve"> </w:t>
      </w:r>
      <w:r>
        <w:rPr>
          <w:rFonts w:ascii="Nyala" w:hAnsi="Power Geez Unicode1" w:cs="Power Geez Unicode1"/>
          <w:sz w:val="24"/>
          <w:szCs w:val="24"/>
          <w:lang w:val="am-ET"/>
        </w:rPr>
        <w:t>ተፈላጊ</w:t>
      </w:r>
      <w:r>
        <w:rPr>
          <w:rFonts w:ascii="Nyala" w:hAnsi="Power Geez Unicode1" w:cs="Power Geez Unicode1"/>
          <w:sz w:val="24"/>
          <w:szCs w:val="24"/>
          <w:lang w:val="am-ET"/>
        </w:rPr>
        <w:t xml:space="preserve"> </w:t>
      </w:r>
      <w:r>
        <w:rPr>
          <w:rFonts w:ascii="Nyala" w:hAnsi="Power Geez Unicode1" w:cs="Power Geez Unicode1"/>
          <w:sz w:val="24"/>
          <w:szCs w:val="24"/>
          <w:lang w:val="am-ET"/>
        </w:rPr>
        <w:t>ነው</w:t>
      </w:r>
      <w:r>
        <w:rPr>
          <w:rFonts w:ascii="Power Geez Unicode1" w:hAnsi="Power Geez Unicode1" w:cs="Power Geez Unicode1"/>
          <w:sz w:val="24"/>
          <w:szCs w:val="24"/>
        </w:rPr>
        <w:t>፡፡</w:t>
      </w:r>
      <w:r>
        <w:rPr>
          <w:rFonts w:ascii="Nyala" w:hAnsi="Power Geez Unicode1" w:cs="Power Geez Unicode1"/>
          <w:sz w:val="24"/>
          <w:szCs w:val="24"/>
          <w:lang w:val="am-ET"/>
        </w:rPr>
        <w:t xml:space="preserve"> </w:t>
      </w:r>
      <w:r>
        <w:rPr>
          <w:rFonts w:ascii="Nyala" w:hAnsi="Power Geez Unicode1" w:cs="Power Geez Unicode1"/>
          <w:sz w:val="24"/>
          <w:szCs w:val="24"/>
          <w:lang w:val="am-ET"/>
        </w:rPr>
        <w:t>ከእነዚህ</w:t>
      </w:r>
      <w:r>
        <w:rPr>
          <w:rFonts w:ascii="Nyala" w:hAnsi="Power Geez Unicode1" w:cs="Power Geez Unicode1"/>
          <w:sz w:val="24"/>
          <w:szCs w:val="24"/>
          <w:lang w:val="am-ET"/>
        </w:rPr>
        <w:t xml:space="preserve"> </w:t>
      </w:r>
      <w:r>
        <w:rPr>
          <w:rFonts w:ascii="Nyala" w:hAnsi="Power Geez Unicode1" w:cs="Power Geez Unicode1"/>
          <w:sz w:val="24"/>
          <w:szCs w:val="24"/>
          <w:lang w:val="am-ET"/>
        </w:rPr>
        <w:t>ባህሪያት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ውስጥ</w:t>
      </w:r>
      <w:r>
        <w:rPr>
          <w:rFonts w:ascii="Nyala" w:hAnsi="Power Geez Unicode1" w:cs="Power Geez Unicode1"/>
          <w:sz w:val="24"/>
          <w:szCs w:val="24"/>
          <w:lang w:val="am-ET"/>
        </w:rPr>
        <w:t xml:space="preserve"> </w:t>
      </w:r>
      <w:r>
        <w:rPr>
          <w:rFonts w:ascii="Nyala" w:hAnsi="Power Geez Unicode1" w:cs="Power Geez Unicode1"/>
          <w:sz w:val="24"/>
          <w:szCs w:val="24"/>
          <w:lang w:val="am-ET"/>
        </w:rPr>
        <w:t>ጥቂቶቹ</w:t>
      </w:r>
      <w:r>
        <w:rPr>
          <w:rFonts w:ascii="Nyala" w:hAnsi="Power Geez Unicode1" w:cs="Power Geez Unicode1"/>
          <w:sz w:val="24"/>
          <w:szCs w:val="24"/>
          <w:lang w:val="am-ET"/>
        </w:rPr>
        <w:t xml:space="preserve"> </w:t>
      </w:r>
      <w:r>
        <w:rPr>
          <w:rFonts w:ascii="Nyala" w:hAnsi="Power Geez Unicode1" w:cs="Power Geez Unicode1"/>
          <w:sz w:val="24"/>
          <w:szCs w:val="24"/>
          <w:lang w:val="am-ET"/>
        </w:rPr>
        <w:t>እንደሚከተለው</w:t>
      </w:r>
      <w:r>
        <w:rPr>
          <w:rFonts w:ascii="Nyala" w:hAnsi="Power Geez Unicode1" w:cs="Power Geez Unicode1"/>
          <w:sz w:val="24"/>
          <w:szCs w:val="24"/>
          <w:lang w:val="am-ET"/>
        </w:rPr>
        <w:t xml:space="preserve"> </w:t>
      </w:r>
      <w:r>
        <w:rPr>
          <w:rFonts w:ascii="Nyala" w:hAnsi="Power Geez Unicode1" w:cs="Power Geez Unicode1"/>
          <w:sz w:val="24"/>
          <w:szCs w:val="24"/>
          <w:lang w:val="am-ET"/>
        </w:rPr>
        <w:t>ተቀምጠዋል፡፡</w:t>
      </w:r>
    </w:p>
    <w:p w14:paraId="1A09C735" w14:textId="77777777" w:rsidR="00496375" w:rsidRDefault="00496375">
      <w:pPr>
        <w:numPr>
          <w:ilvl w:val="0"/>
          <w:numId w:val="11"/>
        </w:numPr>
        <w:tabs>
          <w:tab w:val="clear" w:pos="630"/>
          <w:tab w:val="left" w:pos="851"/>
          <w:tab w:val="left" w:pos="1440"/>
        </w:tabs>
        <w:autoSpaceDE w:val="0"/>
        <w:autoSpaceDN w:val="0"/>
        <w:adjustRightInd w:val="0"/>
        <w:spacing w:after="0" w:line="360" w:lineRule="auto"/>
        <w:ind w:left="851" w:hanging="284"/>
        <w:contextualSpacing/>
        <w:jc w:val="both"/>
        <w:rPr>
          <w:rFonts w:ascii="Power Geez Unicode1" w:hAnsi="Power Geez Unicode1" w:cs="Power Geez Unicode1"/>
          <w:sz w:val="24"/>
          <w:szCs w:val="24"/>
        </w:rPr>
      </w:pPr>
      <w:r>
        <w:rPr>
          <w:rFonts w:ascii="Power Geez Unicode1" w:hAnsi="Power Geez Unicode1" w:cs="Power Geez Unicode1"/>
          <w:sz w:val="24"/>
          <w:szCs w:val="24"/>
        </w:rPr>
        <w:t>ድርቅና የውኃ-ወግ (</w:t>
      </w:r>
      <w:r>
        <w:rPr>
          <w:rFonts w:ascii="Power Geez Unicode1" w:eastAsia="SimSun" w:hAnsi="Power Geez Unicode1" w:cs="Power Geez Unicode1"/>
          <w:sz w:val="24"/>
          <w:szCs w:val="24"/>
        </w:rPr>
        <w:t>Water logging</w:t>
      </w:r>
      <w:r>
        <w:rPr>
          <w:rFonts w:ascii="Power Geez Unicode1" w:hAnsi="Power Geez Unicode1" w:cs="Power Geez Unicode1"/>
          <w:sz w:val="24"/>
          <w:szCs w:val="24"/>
        </w:rPr>
        <w:t>) ችግሮችን</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መቋቋ</w:t>
      </w:r>
      <w:r>
        <w:rPr>
          <w:rFonts w:ascii="Power Geez Unicode1" w:hAnsi="Power Geez Unicode1" w:cs="Power Geez Unicode1"/>
          <w:sz w:val="24"/>
          <w:szCs w:val="24"/>
          <w:lang w:val="am-ET"/>
        </w:rPr>
        <w:t>ሙ፣</w:t>
      </w:r>
    </w:p>
    <w:p w14:paraId="042BF9ED" w14:textId="77777777" w:rsidR="00496375" w:rsidRDefault="00496375">
      <w:pPr>
        <w:numPr>
          <w:ilvl w:val="0"/>
          <w:numId w:val="11"/>
        </w:numPr>
        <w:tabs>
          <w:tab w:val="clear" w:pos="630"/>
          <w:tab w:val="left" w:pos="851"/>
          <w:tab w:val="left" w:pos="1440"/>
        </w:tabs>
        <w:autoSpaceDE w:val="0"/>
        <w:autoSpaceDN w:val="0"/>
        <w:adjustRightInd w:val="0"/>
        <w:spacing w:after="0" w:line="360" w:lineRule="auto"/>
        <w:ind w:left="851" w:hanging="284"/>
        <w:contextualSpacing/>
        <w:jc w:val="both"/>
        <w:rPr>
          <w:rFonts w:ascii="Power Geez Unicode1" w:hAnsi="Power Geez Unicode1" w:cs="Power Geez Unicode1"/>
          <w:sz w:val="24"/>
          <w:szCs w:val="24"/>
        </w:rPr>
      </w:pPr>
      <w:r>
        <w:rPr>
          <w:rFonts w:ascii="Power Geez Unicode1" w:hAnsi="Power Geez Unicode1" w:cs="Power Geez Unicode1"/>
          <w:sz w:val="24"/>
          <w:szCs w:val="24"/>
        </w:rPr>
        <w:t>በተለያዩ የአፈር ዓይነቶች ላይ መብቀል መቻሉ</w:t>
      </w:r>
      <w:r>
        <w:rPr>
          <w:rFonts w:ascii="Power Geez Unicode1" w:hAnsi="Power Geez Unicode1" w:cs="Power Geez Unicode1"/>
          <w:sz w:val="24"/>
          <w:szCs w:val="24"/>
          <w:lang w:val="am-ET"/>
        </w:rPr>
        <w:t>፣</w:t>
      </w:r>
    </w:p>
    <w:p w14:paraId="261F9905" w14:textId="77777777" w:rsidR="00496375" w:rsidRDefault="00496375">
      <w:pPr>
        <w:numPr>
          <w:ilvl w:val="0"/>
          <w:numId w:val="11"/>
        </w:numPr>
        <w:tabs>
          <w:tab w:val="clear" w:pos="630"/>
          <w:tab w:val="left" w:pos="851"/>
          <w:tab w:val="left" w:pos="1440"/>
        </w:tabs>
        <w:autoSpaceDE w:val="0"/>
        <w:autoSpaceDN w:val="0"/>
        <w:adjustRightInd w:val="0"/>
        <w:spacing w:after="0" w:line="360" w:lineRule="auto"/>
        <w:ind w:left="851" w:hanging="284"/>
        <w:contextualSpacing/>
        <w:jc w:val="both"/>
        <w:rPr>
          <w:rFonts w:ascii="Power Geez Unicode1" w:hAnsi="Power Geez Unicode1" w:cs="Power Geez Unicode1"/>
          <w:sz w:val="24"/>
          <w:szCs w:val="24"/>
        </w:rPr>
      </w:pPr>
      <w:r>
        <w:rPr>
          <w:rFonts w:ascii="Nyala" w:eastAsia="SimSun" w:hAnsi="Power Geez Unicode1" w:cs="Power Geez Unicode1"/>
          <w:sz w:val="24"/>
          <w:szCs w:val="24"/>
          <w:lang w:val="am-ET"/>
        </w:rPr>
        <w:t>ፈ</w:t>
      </w:r>
      <w:r>
        <w:rPr>
          <w:rFonts w:ascii="Power Geez Unicode1" w:eastAsia="SimSun" w:hAnsi="Power Geez Unicode1" w:cs="Power Geez Unicode1"/>
          <w:sz w:val="24"/>
          <w:szCs w:val="24"/>
        </w:rPr>
        <w:t>ጥኖ በመ</w:t>
      </w:r>
      <w:r>
        <w:rPr>
          <w:rFonts w:ascii="Nyala" w:eastAsia="SimSun" w:hAnsi="Power Geez Unicode1" w:cs="Power Geez Unicode1"/>
          <w:sz w:val="24"/>
          <w:szCs w:val="24"/>
          <w:lang w:val="am-ET"/>
        </w:rPr>
        <w:t>ድ</w:t>
      </w:r>
      <w:r>
        <w:rPr>
          <w:rFonts w:ascii="Power Geez Unicode1" w:eastAsia="SimSun" w:hAnsi="Power Geez Unicode1" w:cs="Power Geez Unicode1"/>
          <w:sz w:val="24"/>
          <w:szCs w:val="24"/>
        </w:rPr>
        <w:t xml:space="preserve">ረሱ </w:t>
      </w:r>
      <w:r>
        <w:rPr>
          <w:rFonts w:ascii="Nyala" w:eastAsia="SimSun" w:hAnsi="Power Geez Unicode1" w:cs="Power Geez Unicode1"/>
          <w:sz w:val="24"/>
          <w:szCs w:val="24"/>
          <w:lang w:val="am-ET"/>
        </w:rPr>
        <w:t>ለድ</w:t>
      </w:r>
      <w:r>
        <w:rPr>
          <w:rFonts w:ascii="Power Geez Unicode1" w:eastAsia="SimSun" w:hAnsi="Power Geez Unicode1" w:cs="Power Geez Unicode1"/>
          <w:sz w:val="24"/>
          <w:szCs w:val="24"/>
        </w:rPr>
        <w:t xml:space="preserve">ርብ እርሻ አመቺ መሆኑ፣ </w:t>
      </w:r>
    </w:p>
    <w:p w14:paraId="253E16D5" w14:textId="77777777" w:rsidR="00496375" w:rsidRDefault="00496375">
      <w:pPr>
        <w:numPr>
          <w:ilvl w:val="0"/>
          <w:numId w:val="11"/>
        </w:numPr>
        <w:tabs>
          <w:tab w:val="clear" w:pos="630"/>
          <w:tab w:val="left" w:pos="851"/>
          <w:tab w:val="left" w:pos="1440"/>
        </w:tabs>
        <w:autoSpaceDE w:val="0"/>
        <w:autoSpaceDN w:val="0"/>
        <w:adjustRightInd w:val="0"/>
        <w:spacing w:after="0" w:line="360" w:lineRule="auto"/>
        <w:ind w:left="851" w:hanging="284"/>
        <w:contextualSpacing/>
        <w:jc w:val="both"/>
        <w:rPr>
          <w:rFonts w:ascii="Power Geez Unicode1" w:hAnsi="Power Geez Unicode1" w:cs="Power Geez Unicode1"/>
          <w:sz w:val="24"/>
          <w:szCs w:val="24"/>
        </w:rPr>
      </w:pPr>
      <w:r>
        <w:rPr>
          <w:rFonts w:ascii="Power Geez Unicode1" w:eastAsia="SimSun" w:hAnsi="Power Geez Unicode1" w:cs="Power Geez Unicode1"/>
          <w:sz w:val="24"/>
          <w:szCs w:val="24"/>
        </w:rPr>
        <w:t xml:space="preserve">ጭደ </w:t>
      </w:r>
      <w:r>
        <w:rPr>
          <w:rFonts w:ascii="Nyala" w:eastAsia="SimSun" w:hAnsi="Power Geez Unicode1" w:cs="Power Geez Unicode1"/>
          <w:sz w:val="24"/>
          <w:szCs w:val="24"/>
          <w:lang w:val="am-ET"/>
        </w:rPr>
        <w:t>ለ</w:t>
      </w:r>
      <w:r>
        <w:rPr>
          <w:rFonts w:ascii="Power Geez Unicode1" w:eastAsia="SimSun" w:hAnsi="Power Geez Unicode1" w:cs="Power Geez Unicode1"/>
          <w:sz w:val="24"/>
          <w:szCs w:val="24"/>
        </w:rPr>
        <w:t>እንስሳት በመኖነት ተመራጭና የተሻ</w:t>
      </w:r>
      <w:r>
        <w:rPr>
          <w:rFonts w:ascii="Nyala" w:eastAsia="SimSun" w:hAnsi="Power Geez Unicode1" w:cs="Power Geez Unicode1"/>
          <w:sz w:val="24"/>
          <w:szCs w:val="24"/>
          <w:lang w:val="am-ET"/>
        </w:rPr>
        <w:t>ለ</w:t>
      </w:r>
      <w:r>
        <w:rPr>
          <w:rFonts w:ascii="Power Geez Unicode1" w:eastAsia="SimSun" w:hAnsi="Power Geez Unicode1" w:cs="Power Geez Unicode1"/>
          <w:sz w:val="24"/>
          <w:szCs w:val="24"/>
        </w:rPr>
        <w:t xml:space="preserve"> የምግብ ይ</w:t>
      </w:r>
      <w:r>
        <w:rPr>
          <w:rFonts w:ascii="Nyala" w:eastAsia="SimSun" w:hAnsi="Power Geez Unicode1" w:cs="Power Geez Unicode1"/>
          <w:sz w:val="24"/>
          <w:szCs w:val="24"/>
          <w:lang w:val="am-ET"/>
        </w:rPr>
        <w:t>ዘ</w:t>
      </w:r>
      <w:r>
        <w:rPr>
          <w:rFonts w:ascii="Power Geez Unicode1" w:eastAsia="SimSun" w:hAnsi="Power Geez Unicode1" w:cs="Power Geez Unicode1"/>
          <w:sz w:val="24"/>
          <w:szCs w:val="24"/>
        </w:rPr>
        <w:t>ት ያ</w:t>
      </w:r>
      <w:r>
        <w:rPr>
          <w:rFonts w:ascii="Nyala" w:eastAsia="SimSun" w:hAnsi="Power Geez Unicode1" w:cs="Power Geez Unicode1"/>
          <w:sz w:val="24"/>
          <w:szCs w:val="24"/>
          <w:lang w:val="am-ET"/>
        </w:rPr>
        <w:t>ለ</w:t>
      </w:r>
      <w:r>
        <w:rPr>
          <w:rFonts w:ascii="Power Geez Unicode1" w:eastAsia="SimSun" w:hAnsi="Power Geez Unicode1" w:cs="Power Geez Unicode1"/>
          <w:sz w:val="24"/>
          <w:szCs w:val="24"/>
        </w:rPr>
        <w:t xml:space="preserve">ው መሆኑ፣ </w:t>
      </w:r>
    </w:p>
    <w:p w14:paraId="59FE9DD4" w14:textId="77777777" w:rsidR="00496375" w:rsidRDefault="00496375">
      <w:pPr>
        <w:numPr>
          <w:ilvl w:val="0"/>
          <w:numId w:val="11"/>
        </w:numPr>
        <w:tabs>
          <w:tab w:val="clear" w:pos="630"/>
          <w:tab w:val="left" w:pos="851"/>
          <w:tab w:val="left" w:pos="1440"/>
        </w:tabs>
        <w:autoSpaceDE w:val="0"/>
        <w:autoSpaceDN w:val="0"/>
        <w:adjustRightInd w:val="0"/>
        <w:spacing w:after="0" w:line="360" w:lineRule="auto"/>
        <w:ind w:left="851" w:hanging="284"/>
        <w:contextualSpacing/>
        <w:jc w:val="both"/>
        <w:rPr>
          <w:rFonts w:ascii="Power Geez Unicode1" w:hAnsi="Power Geez Unicode1" w:cs="Power Geez Unicode1"/>
          <w:sz w:val="24"/>
          <w:szCs w:val="24"/>
        </w:rPr>
      </w:pPr>
      <w:r>
        <w:rPr>
          <w:rFonts w:ascii="Power Geez Unicode1" w:eastAsia="SimSun" w:hAnsi="Power Geez Unicode1" w:cs="Power Geez Unicode1"/>
          <w:sz w:val="24"/>
          <w:szCs w:val="24"/>
        </w:rPr>
        <w:t>ያ</w:t>
      </w:r>
      <w:r>
        <w:rPr>
          <w:rFonts w:ascii="Nyala" w:eastAsia="SimSun" w:hAnsi="Power Geez Unicode1" w:cs="Power Geez Unicode1"/>
          <w:sz w:val="24"/>
          <w:szCs w:val="24"/>
          <w:lang w:val="am-ET"/>
        </w:rPr>
        <w:t>ል</w:t>
      </w:r>
      <w:r>
        <w:rPr>
          <w:rFonts w:ascii="Power Geez Unicode1" w:eastAsia="SimSun" w:hAnsi="Power Geez Unicode1" w:cs="Power Geez Unicode1"/>
          <w:sz w:val="24"/>
          <w:szCs w:val="24"/>
        </w:rPr>
        <w:t xml:space="preserve">ተጠበቀ </w:t>
      </w:r>
      <w:r>
        <w:rPr>
          <w:rFonts w:ascii="Nyala" w:eastAsia="SimSun" w:hAnsi="Power Geez Unicode1" w:cs="Power Geez Unicode1"/>
          <w:sz w:val="24"/>
          <w:szCs w:val="24"/>
          <w:lang w:val="am-ET"/>
        </w:rPr>
        <w:t>ድ</w:t>
      </w:r>
      <w:r>
        <w:rPr>
          <w:rFonts w:ascii="Power Geez Unicode1" w:eastAsia="SimSun" w:hAnsi="Power Geez Unicode1" w:cs="Power Geez Unicode1"/>
          <w:sz w:val="24"/>
          <w:szCs w:val="24"/>
        </w:rPr>
        <w:t xml:space="preserve">ርቅ ወይም የተባይ ወረርሺኝ ቢከሰት </w:t>
      </w:r>
      <w:r>
        <w:rPr>
          <w:rFonts w:ascii="Nyala" w:eastAsia="SimSun" w:hAnsi="Power Geez Unicode1" w:cs="Power Geez Unicode1"/>
          <w:sz w:val="24"/>
          <w:szCs w:val="24"/>
          <w:lang w:val="am-ET"/>
        </w:rPr>
        <w:t>ለ</w:t>
      </w:r>
      <w:r>
        <w:rPr>
          <w:rFonts w:ascii="Power Geez Unicode1" w:eastAsia="SimSun" w:hAnsi="Power Geez Unicode1" w:cs="Power Geez Unicode1"/>
          <w:sz w:val="24"/>
          <w:szCs w:val="24"/>
        </w:rPr>
        <w:t>ላሊ ሰብ</w:t>
      </w:r>
      <w:r>
        <w:rPr>
          <w:rFonts w:ascii="Nyala" w:eastAsia="SimSun" w:hAnsi="Power Geez Unicode1" w:cs="Power Geez Unicode1"/>
          <w:sz w:val="24"/>
          <w:szCs w:val="24"/>
          <w:lang w:val="am-ET"/>
        </w:rPr>
        <w:t>ል</w:t>
      </w:r>
      <w:r>
        <w:rPr>
          <w:rFonts w:ascii="Power Geez Unicode1" w:eastAsia="SimSun" w:hAnsi="Power Geez Unicode1" w:cs="Power Geez Unicode1"/>
          <w:sz w:val="24"/>
          <w:szCs w:val="24"/>
        </w:rPr>
        <w:t xml:space="preserve"> የዋ</w:t>
      </w:r>
      <w:r>
        <w:rPr>
          <w:rFonts w:ascii="Nyala" w:eastAsia="SimSun" w:hAnsi="Power Geez Unicode1" w:cs="Power Geez Unicode1"/>
          <w:sz w:val="24"/>
          <w:szCs w:val="24"/>
          <w:lang w:val="am-ET"/>
        </w:rPr>
        <w:t>ለው</w:t>
      </w:r>
      <w:r>
        <w:rPr>
          <w:rFonts w:ascii="Power Geez Unicode1" w:eastAsia="SimSun" w:hAnsi="Power Geez Unicode1" w:cs="Power Geez Unicode1"/>
          <w:sz w:val="24"/>
          <w:szCs w:val="24"/>
        </w:rPr>
        <w:t>ን መሬት ገ</w:t>
      </w:r>
      <w:r>
        <w:rPr>
          <w:rFonts w:ascii="Nyala" w:eastAsia="SimSun" w:hAnsi="Power Geez Unicode1" w:cs="Power Geez Unicode1"/>
          <w:sz w:val="24"/>
          <w:szCs w:val="24"/>
          <w:lang w:val="am-ET"/>
        </w:rPr>
        <w:t>ል</w:t>
      </w:r>
      <w:r>
        <w:rPr>
          <w:rFonts w:ascii="Power Geez Unicode1" w:eastAsia="SimSun" w:hAnsi="Power Geez Unicode1" w:cs="Power Geez Unicode1"/>
          <w:sz w:val="24"/>
          <w:szCs w:val="24"/>
        </w:rPr>
        <w:t xml:space="preserve">ብጦ </w:t>
      </w:r>
      <w:r>
        <w:rPr>
          <w:rFonts w:ascii="Nyala" w:eastAsia="SimSun" w:hAnsi="Power Geez Unicode1" w:cs="Power Geez Unicode1"/>
          <w:sz w:val="24"/>
          <w:szCs w:val="24"/>
          <w:lang w:val="am-ET"/>
        </w:rPr>
        <w:t>ለጤፍ</w:t>
      </w:r>
      <w:r>
        <w:rPr>
          <w:rFonts w:ascii="Power Geez Unicode1" w:eastAsia="SimSun" w:hAnsi="Power Geez Unicode1" w:cs="Power Geez Unicode1"/>
          <w:sz w:val="24"/>
          <w:szCs w:val="24"/>
        </w:rPr>
        <w:t xml:space="preserve"> መጠቀም መቻ</w:t>
      </w:r>
      <w:r>
        <w:rPr>
          <w:rFonts w:ascii="Nyala" w:eastAsia="SimSun" w:hAnsi="Power Geez Unicode1" w:cs="Power Geez Unicode1"/>
          <w:sz w:val="24"/>
          <w:szCs w:val="24"/>
          <w:lang w:val="am-ET"/>
        </w:rPr>
        <w:t>ሉ</w:t>
      </w:r>
      <w:r>
        <w:rPr>
          <w:rFonts w:ascii="Power Geez Unicode1" w:eastAsia="SimSun" w:hAnsi="Power Geez Unicode1" w:cs="Power Geez Unicode1"/>
          <w:sz w:val="24"/>
          <w:szCs w:val="24"/>
        </w:rPr>
        <w:t xml:space="preserve">፣ </w:t>
      </w:r>
    </w:p>
    <w:p w14:paraId="17F9AD8D" w14:textId="77777777" w:rsidR="00496375" w:rsidRDefault="00496375">
      <w:pPr>
        <w:numPr>
          <w:ilvl w:val="0"/>
          <w:numId w:val="11"/>
        </w:numPr>
        <w:tabs>
          <w:tab w:val="clear" w:pos="630"/>
          <w:tab w:val="left" w:pos="851"/>
          <w:tab w:val="left" w:pos="1440"/>
        </w:tabs>
        <w:autoSpaceDE w:val="0"/>
        <w:autoSpaceDN w:val="0"/>
        <w:adjustRightInd w:val="0"/>
        <w:spacing w:after="0" w:line="360" w:lineRule="auto"/>
        <w:ind w:left="851" w:hanging="283"/>
        <w:jc w:val="both"/>
        <w:rPr>
          <w:rFonts w:ascii="Power Geez Unicode1" w:hAnsi="Power Geez Unicode1" w:cs="Power Geez Unicode1"/>
          <w:sz w:val="24"/>
          <w:szCs w:val="24"/>
        </w:rPr>
      </w:pPr>
      <w:r>
        <w:rPr>
          <w:rFonts w:ascii="Nyala" w:hAnsi="Power Geez Unicode1" w:cs="Power Geez Unicode1"/>
          <w:sz w:val="24"/>
          <w:szCs w:val="24"/>
          <w:lang w:val="am-ET"/>
        </w:rPr>
        <w:t>በ</w:t>
      </w:r>
      <w:r>
        <w:rPr>
          <w:rFonts w:ascii="Power Geez Unicode1" w:hAnsi="Power Geez Unicode1" w:cs="Power Geez Unicode1"/>
          <w:sz w:val="24"/>
          <w:szCs w:val="24"/>
        </w:rPr>
        <w:t>አብዛኛው ህብረተሰ</w:t>
      </w:r>
      <w:r>
        <w:rPr>
          <w:rFonts w:ascii="Power Geez Unicode1" w:hAnsi="Power Geez Unicode1" w:cs="Power Geez Unicode1"/>
          <w:sz w:val="24"/>
          <w:szCs w:val="24"/>
          <w:lang w:val="am-ET"/>
        </w:rPr>
        <w:t>ብ</w:t>
      </w:r>
      <w:r>
        <w:rPr>
          <w:rFonts w:ascii="Power Geez Unicode1" w:hAnsi="Power Geez Unicode1" w:cs="Power Geez Unicode1"/>
          <w:sz w:val="24"/>
          <w:szCs w:val="24"/>
        </w:rPr>
        <w:t xml:space="preserve"> ስርአተ-</w:t>
      </w:r>
      <w:r>
        <w:rPr>
          <w:rFonts w:ascii="Power Geez Unicode1" w:hAnsi="Power Geez Unicode1" w:cs="Power Geez Unicode1"/>
          <w:sz w:val="24"/>
          <w:szCs w:val="24"/>
          <w:lang w:val="am-ET"/>
        </w:rPr>
        <w:t>ምግብ</w:t>
      </w:r>
      <w:r>
        <w:rPr>
          <w:rFonts w:ascii="Power Geez Unicode1" w:hAnsi="Power Geez Unicode1" w:cs="Power Geez Unicode1"/>
          <w:sz w:val="24"/>
          <w:szCs w:val="24"/>
        </w:rPr>
        <w:t xml:space="preserve"> ውስጥ ከፍተኛ ስፍራ መያዙ</w:t>
      </w:r>
      <w:r>
        <w:rPr>
          <w:rFonts w:ascii="Power Geez Unicode1" w:hAnsi="Power Geez Unicode1" w:cs="Power Geez Unicode1"/>
          <w:sz w:val="24"/>
          <w:szCs w:val="24"/>
          <w:lang w:val="am-ET"/>
        </w:rPr>
        <w:t>፣</w:t>
      </w:r>
    </w:p>
    <w:p w14:paraId="6083C466" w14:textId="77777777" w:rsidR="00496375" w:rsidRDefault="00496375">
      <w:pPr>
        <w:numPr>
          <w:ilvl w:val="0"/>
          <w:numId w:val="11"/>
        </w:numPr>
        <w:tabs>
          <w:tab w:val="clear" w:pos="630"/>
          <w:tab w:val="left" w:pos="851"/>
          <w:tab w:val="left" w:pos="1440"/>
        </w:tabs>
        <w:autoSpaceDE w:val="0"/>
        <w:autoSpaceDN w:val="0"/>
        <w:adjustRightInd w:val="0"/>
        <w:spacing w:after="0" w:line="360" w:lineRule="auto"/>
        <w:ind w:left="850" w:hanging="288"/>
        <w:jc w:val="both"/>
        <w:rPr>
          <w:rFonts w:ascii="Power Geez Unicode1" w:hAnsi="Power Geez Unicode1" w:cs="Power Geez Unicode1"/>
          <w:sz w:val="24"/>
          <w:szCs w:val="24"/>
        </w:rPr>
      </w:pPr>
      <w:r>
        <w:rPr>
          <w:rFonts w:ascii="Power Geez Unicode1" w:hAnsi="Power Geez Unicode1" w:cs="Power Geez Unicode1"/>
          <w:sz w:val="24"/>
          <w:szCs w:val="24"/>
        </w:rPr>
        <w:t xml:space="preserve">በተለያዩ ተባዮች </w:t>
      </w:r>
      <w:r>
        <w:rPr>
          <w:rFonts w:ascii="Nyala" w:hAnsi="Power Geez Unicode1" w:cs="Power Geez Unicode1"/>
          <w:sz w:val="24"/>
          <w:szCs w:val="24"/>
          <w:lang w:val="am-ET"/>
        </w:rPr>
        <w:t>እምብዛም</w:t>
      </w:r>
      <w:r>
        <w:rPr>
          <w:rFonts w:ascii="Nyala" w:hAnsi="Power Geez Unicode1" w:cs="Power Geez Unicode1"/>
          <w:sz w:val="24"/>
          <w:szCs w:val="24"/>
          <w:lang w:val="am-ET"/>
        </w:rPr>
        <w:t xml:space="preserve"> </w:t>
      </w:r>
      <w:r>
        <w:rPr>
          <w:rFonts w:ascii="Nyala" w:hAnsi="Power Geez Unicode1" w:cs="Power Geez Unicode1"/>
          <w:sz w:val="24"/>
          <w:szCs w:val="24"/>
          <w:lang w:val="am-ET"/>
        </w:rPr>
        <w:t>አለመጠቃቱ</w:t>
      </w:r>
      <w:r>
        <w:rPr>
          <w:rFonts w:ascii="Power Geez Unicode1" w:hAnsi="Power Geez Unicode1" w:cs="Power Geez Unicode1"/>
          <w:sz w:val="24"/>
          <w:szCs w:val="24"/>
        </w:rPr>
        <w:t>፤</w:t>
      </w:r>
    </w:p>
    <w:p w14:paraId="3A127684" w14:textId="77777777" w:rsidR="00496375" w:rsidRDefault="00496375">
      <w:pPr>
        <w:numPr>
          <w:ilvl w:val="0"/>
          <w:numId w:val="11"/>
        </w:numPr>
        <w:tabs>
          <w:tab w:val="clear" w:pos="630"/>
          <w:tab w:val="left" w:pos="851"/>
          <w:tab w:val="left" w:pos="1440"/>
        </w:tabs>
        <w:autoSpaceDE w:val="0"/>
        <w:autoSpaceDN w:val="0"/>
        <w:adjustRightInd w:val="0"/>
        <w:spacing w:after="0" w:line="360" w:lineRule="auto"/>
        <w:ind w:left="850" w:hanging="288"/>
        <w:jc w:val="both"/>
        <w:rPr>
          <w:rFonts w:ascii="Power Geez Unicode1" w:hAnsi="Power Geez Unicode1" w:cs="Power Geez Unicode1"/>
          <w:sz w:val="24"/>
          <w:szCs w:val="24"/>
        </w:rPr>
      </w:pPr>
      <w:r>
        <w:rPr>
          <w:rFonts w:ascii="Power Geez Unicode1" w:hAnsi="Power Geez Unicode1" w:cs="Power Geez Unicode1"/>
          <w:sz w:val="24"/>
          <w:szCs w:val="24"/>
          <w:lang w:val="am-ET"/>
        </w:rPr>
        <w:t>ከዲያስፖራ</w:t>
      </w:r>
      <w:r>
        <w:rPr>
          <w:rFonts w:ascii="Nyala" w:hAnsi="Power Geez Unicode1" w:cs="Power Geez Unicode1"/>
          <w:sz w:val="24"/>
          <w:szCs w:val="24"/>
          <w:lang w:val="am-ET"/>
        </w:rPr>
        <w:t xml:space="preserve"> </w:t>
      </w:r>
      <w:r>
        <w:rPr>
          <w:rFonts w:ascii="Nyala" w:hAnsi="Power Geez Unicode1" w:cs="Power Geez Unicode1"/>
          <w:sz w:val="24"/>
          <w:szCs w:val="24"/>
          <w:lang w:val="am-ET"/>
        </w:rPr>
        <w:t>ፍላጎት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እና</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ግሉትን</w:t>
      </w:r>
      <w:r>
        <w:rPr>
          <w:rFonts w:ascii="Nyala" w:hAnsi="Power Geez Unicode1" w:cs="Power Geez Unicode1"/>
          <w:sz w:val="24"/>
          <w:szCs w:val="24"/>
          <w:lang w:val="am-ET"/>
        </w:rPr>
        <w:t xml:space="preserve"> </w:t>
      </w:r>
      <w:r>
        <w:rPr>
          <w:rFonts w:ascii="Nyala" w:hAnsi="Power Geez Unicode1" w:cs="Power Geez Unicode1"/>
          <w:sz w:val="24"/>
          <w:szCs w:val="24"/>
          <w:lang w:val="am-ET"/>
        </w:rPr>
        <w:t>ነጻ</w:t>
      </w:r>
      <w:r>
        <w:rPr>
          <w:rFonts w:ascii="Nyala" w:hAnsi="Power Geez Unicode1" w:cs="Power Geez Unicode1"/>
          <w:sz w:val="24"/>
          <w:szCs w:val="24"/>
          <w:lang w:val="am-ET"/>
        </w:rPr>
        <w:t xml:space="preserve"> </w:t>
      </w:r>
      <w:r>
        <w:rPr>
          <w:rFonts w:ascii="Nyala" w:hAnsi="Power Geez Unicode1" w:cs="Power Geez Unicode1"/>
          <w:sz w:val="24"/>
          <w:szCs w:val="24"/>
          <w:lang w:val="am-ET"/>
        </w:rPr>
        <w:t>መሆን</w:t>
      </w:r>
      <w:r>
        <w:rPr>
          <w:rFonts w:ascii="Nyala" w:hAnsi="Power Geez Unicode1" w:cs="Power Geez Unicode1"/>
          <w:sz w:val="24"/>
          <w:szCs w:val="24"/>
          <w:lang w:val="am-ET"/>
        </w:rPr>
        <w:t xml:space="preserve"> </w:t>
      </w:r>
      <w:r>
        <w:rPr>
          <w:rFonts w:ascii="Nyala" w:hAnsi="Power Geez Unicode1" w:cs="Power Geez Unicode1"/>
          <w:sz w:val="24"/>
          <w:szCs w:val="24"/>
          <w:lang w:val="am-ET"/>
        </w:rPr>
        <w:t>ጋር</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በተያያዘ</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 xml:space="preserve">በአለም አቀፍ ገበያ ተፈላጊ እየሆነ </w:t>
      </w:r>
      <w:r>
        <w:rPr>
          <w:rFonts w:ascii="Power Geez Unicode1" w:hAnsi="Power Geez Unicode1" w:cs="Power Geez Unicode1"/>
          <w:sz w:val="24"/>
          <w:szCs w:val="24"/>
        </w:rPr>
        <w:t>መ</w:t>
      </w:r>
      <w:r>
        <w:rPr>
          <w:rFonts w:ascii="Power Geez Unicode1" w:hAnsi="Power Geez Unicode1" w:cs="Power Geez Unicode1"/>
          <w:sz w:val="24"/>
          <w:szCs w:val="24"/>
          <w:lang w:val="am-ET"/>
        </w:rPr>
        <w:t>ምጣቱ፣</w:t>
      </w:r>
    </w:p>
    <w:p w14:paraId="71596A49" w14:textId="77777777" w:rsidR="00496375" w:rsidRDefault="00496375">
      <w:pPr>
        <w:numPr>
          <w:ilvl w:val="0"/>
          <w:numId w:val="11"/>
        </w:numPr>
        <w:tabs>
          <w:tab w:val="clear" w:pos="630"/>
          <w:tab w:val="left" w:pos="851"/>
          <w:tab w:val="left" w:pos="1440"/>
        </w:tabs>
        <w:autoSpaceDE w:val="0"/>
        <w:autoSpaceDN w:val="0"/>
        <w:adjustRightInd w:val="0"/>
        <w:spacing w:after="0" w:line="360" w:lineRule="auto"/>
        <w:ind w:left="850" w:hanging="288"/>
        <w:jc w:val="both"/>
        <w:rPr>
          <w:rFonts w:ascii="Power Geez Unicode1" w:eastAsia="SimSun" w:hAnsi="Power Geez Unicode1" w:cs="Power Geez Unicode1"/>
          <w:sz w:val="24"/>
          <w:szCs w:val="24"/>
        </w:rPr>
      </w:pPr>
      <w:r>
        <w:rPr>
          <w:rFonts w:ascii="Power Geez Unicode1" w:hAnsi="Power Geez Unicode1" w:cs="Power Geez Unicode1"/>
          <w:sz w:val="24"/>
          <w:szCs w:val="24"/>
        </w:rPr>
        <w:t>ዘሩን ለረዥም ጊዜ ሳይበላሽ በክምችት ማቆየት መቻሉ እና</w:t>
      </w:r>
    </w:p>
    <w:p w14:paraId="0E4F658A" w14:textId="77777777" w:rsidR="00496375" w:rsidRDefault="00496375">
      <w:pPr>
        <w:numPr>
          <w:ilvl w:val="0"/>
          <w:numId w:val="11"/>
        </w:numPr>
        <w:tabs>
          <w:tab w:val="clear" w:pos="630"/>
          <w:tab w:val="left" w:pos="851"/>
          <w:tab w:val="left" w:pos="1440"/>
        </w:tabs>
        <w:autoSpaceDE w:val="0"/>
        <w:autoSpaceDN w:val="0"/>
        <w:adjustRightInd w:val="0"/>
        <w:spacing w:after="0" w:line="360" w:lineRule="auto"/>
        <w:ind w:left="850" w:hanging="288"/>
        <w:jc w:val="both"/>
        <w:rPr>
          <w:rFonts w:ascii="Power Geez Unicode1" w:eastAsia="SimSun" w:hAnsi="Power Geez Unicode1" w:cs="Power Geez Unicode1"/>
          <w:sz w:val="24"/>
          <w:szCs w:val="24"/>
        </w:rPr>
      </w:pPr>
      <w:r>
        <w:rPr>
          <w:rFonts w:ascii="Power Geez Unicode1" w:hAnsi="Power Geez Unicode1" w:cs="Power Geez Unicode1"/>
          <w:sz w:val="24"/>
          <w:szCs w:val="24"/>
        </w:rPr>
        <w:t>ምርቱ</w:t>
      </w:r>
      <w:r>
        <w:rPr>
          <w:rFonts w:ascii="Power Geez Unicode1" w:hAnsi="Power Geez Unicode1" w:cs="Power Geez Unicode1"/>
          <w:sz w:val="24"/>
          <w:szCs w:val="24"/>
          <w:lang w:val="am-ET"/>
        </w:rPr>
        <w:t>ና</w:t>
      </w:r>
      <w:r>
        <w:rPr>
          <w:rFonts w:ascii="Power Geez Unicode1" w:hAnsi="Power Geez Unicode1" w:cs="Power Geez Unicode1"/>
          <w:sz w:val="24"/>
          <w:szCs w:val="24"/>
        </w:rPr>
        <w:t xml:space="preserve"> ተረፈ ምርቱ ከፍተኛ ዋጋ </w:t>
      </w:r>
      <w:r>
        <w:rPr>
          <w:rFonts w:ascii="Nyala" w:hAnsi="Power Geez Unicode1" w:cs="Power Geez Unicode1"/>
          <w:sz w:val="24"/>
          <w:szCs w:val="24"/>
          <w:lang w:val="am-ET"/>
        </w:rPr>
        <w:t>ስለሚያወጣ</w:t>
      </w:r>
      <w:r>
        <w:rPr>
          <w:rFonts w:ascii="Nyala" w:hAnsi="Power Geez Unicode1" w:cs="Power Geez Unicode1"/>
          <w:sz w:val="24"/>
          <w:szCs w:val="24"/>
          <w:lang w:val="am-ET"/>
        </w:rPr>
        <w:t xml:space="preserve"> </w:t>
      </w:r>
      <w:r>
        <w:rPr>
          <w:rFonts w:ascii="Power Geez Unicode1" w:hAnsi="Power Geez Unicode1" w:cs="Power Geez Unicode1"/>
          <w:sz w:val="24"/>
          <w:szCs w:val="24"/>
        </w:rPr>
        <w:t xml:space="preserve">ለአርሶ አደሩ የተሻለ የገቢ ምንጭ መሆኑ ናቸው፡፡ </w:t>
      </w:r>
      <w:r>
        <w:rPr>
          <w:rFonts w:ascii="Power Geez Unicode1" w:eastAsia="SimSun" w:hAnsi="Power Geez Unicode1" w:cs="Power Geez Unicode1"/>
          <w:sz w:val="24"/>
          <w:szCs w:val="24"/>
        </w:rPr>
        <w:t xml:space="preserve"> </w:t>
      </w:r>
    </w:p>
    <w:p w14:paraId="16F70BB8" w14:textId="77777777" w:rsidR="00496375" w:rsidRDefault="00496375">
      <w:pPr>
        <w:tabs>
          <w:tab w:val="left" w:pos="851"/>
          <w:tab w:val="left" w:pos="1440"/>
        </w:tabs>
        <w:autoSpaceDE w:val="0"/>
        <w:autoSpaceDN w:val="0"/>
        <w:adjustRightInd w:val="0"/>
        <w:spacing w:after="0" w:line="360" w:lineRule="auto"/>
        <w:jc w:val="both"/>
        <w:rPr>
          <w:rFonts w:ascii="Power Geez Unicode1" w:hAnsi="Power Geez Unicode1" w:cs="Power Geez Unicode1"/>
          <w:sz w:val="24"/>
          <w:szCs w:val="24"/>
        </w:rPr>
      </w:pPr>
    </w:p>
    <w:p w14:paraId="1E89483E" w14:textId="77777777" w:rsidR="00496375" w:rsidRDefault="00496375">
      <w:pPr>
        <w:pStyle w:val="Heading1"/>
        <w:numPr>
          <w:ilvl w:val="0"/>
          <w:numId w:val="2"/>
        </w:numPr>
        <w:spacing w:before="240"/>
        <w:rPr>
          <w:rFonts w:ascii="Power Geez Unicode1" w:hAnsi="Power Geez Unicode1" w:cs="Power Geez Unicode1"/>
        </w:rPr>
      </w:pPr>
      <w:bookmarkStart w:id="41" w:name="_Toc7070"/>
      <w:bookmarkStart w:id="42" w:name="_Toc22461"/>
      <w:r>
        <w:rPr>
          <w:rFonts w:ascii="Power Geez Unicode1" w:hAnsi="Power Geez Unicode1" w:cs="Power Geez Unicode1"/>
          <w:lang w:val="am-ET"/>
        </w:rPr>
        <w:t>የ</w:t>
      </w:r>
      <w:r>
        <w:rPr>
          <w:rFonts w:ascii="Power Geez Unicode1" w:hAnsi="Power Geez Unicode1" w:cs="Power Geez Unicode1"/>
        </w:rPr>
        <w:t>ጤፍ ተስማሚ ስነ-ምህዳ</w:t>
      </w:r>
      <w:bookmarkEnd w:id="30"/>
      <w:r>
        <w:rPr>
          <w:rFonts w:ascii="Power Geez Unicode1" w:hAnsi="Power Geez Unicode1" w:cs="Power Geez Unicode1"/>
        </w:rPr>
        <w:t>ሮች</w:t>
      </w:r>
      <w:bookmarkEnd w:id="31"/>
      <w:bookmarkEnd w:id="33"/>
      <w:bookmarkEnd w:id="34"/>
      <w:bookmarkEnd w:id="35"/>
      <w:bookmarkEnd w:id="36"/>
      <w:bookmarkEnd w:id="37"/>
      <w:bookmarkEnd w:id="38"/>
      <w:bookmarkEnd w:id="41"/>
      <w:bookmarkEnd w:id="42"/>
      <w:r>
        <w:rPr>
          <w:rFonts w:ascii="Power Geez Unicode1" w:hAnsi="Power Geez Unicode1" w:cs="Power Geez Unicode1"/>
        </w:rPr>
        <w:t xml:space="preserve">  </w:t>
      </w:r>
    </w:p>
    <w:p w14:paraId="13A5476C" w14:textId="77777777" w:rsidR="00496375" w:rsidRDefault="00496375">
      <w:pPr>
        <w:pStyle w:val="Heading2"/>
        <w:spacing w:before="0" w:line="240" w:lineRule="auto"/>
        <w:rPr>
          <w:rFonts w:ascii="Nyala" w:hAnsi="Nyala"/>
          <w:sz w:val="24"/>
          <w:szCs w:val="24"/>
        </w:rPr>
      </w:pPr>
      <w:bookmarkStart w:id="43" w:name="_Toc320455739"/>
      <w:bookmarkStart w:id="44" w:name="_Toc318605799"/>
      <w:bookmarkStart w:id="45" w:name="_Toc316140312"/>
      <w:bookmarkStart w:id="46" w:name="_Toc376569907"/>
      <w:bookmarkStart w:id="47" w:name="_Toc320451395"/>
      <w:bookmarkEnd w:id="29"/>
    </w:p>
    <w:bookmarkEnd w:id="43"/>
    <w:bookmarkEnd w:id="44"/>
    <w:bookmarkEnd w:id="45"/>
    <w:bookmarkEnd w:id="46"/>
    <w:bookmarkEnd w:id="47"/>
    <w:p w14:paraId="46B1A5FE" w14:textId="77777777" w:rsidR="00496375" w:rsidRDefault="00496375">
      <w:pPr>
        <w:spacing w:after="0" w:line="360" w:lineRule="auto"/>
        <w:jc w:val="both"/>
        <w:rPr>
          <w:rFonts w:ascii="Power Geez Unicode1" w:hAnsi="Power Geez Unicode1" w:cs="Power Geez Unicode1"/>
          <w:sz w:val="24"/>
          <w:szCs w:val="24"/>
          <w:lang w:val="am-ET"/>
        </w:rPr>
      </w:pPr>
      <w:r>
        <w:rPr>
          <w:rFonts w:ascii="Power Geez Unicode1" w:hAnsi="Power Geez Unicode1" w:cs="Power Geez Unicode1"/>
          <w:sz w:val="24"/>
          <w:szCs w:val="24"/>
        </w:rPr>
        <w:t>ጤፍ</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ከባህር </w:t>
      </w:r>
      <w:r>
        <w:rPr>
          <w:rFonts w:ascii="Power Geez Unicode1" w:hAnsi="Power Geez Unicode1" w:cs="Power Geez Unicode1"/>
          <w:sz w:val="24"/>
          <w:szCs w:val="24"/>
          <w:lang w:val="am-ET"/>
        </w:rPr>
        <w:t>ወ</w:t>
      </w:r>
      <w:r>
        <w:rPr>
          <w:rFonts w:ascii="Power Geez Unicode1" w:hAnsi="Power Geez Unicode1" w:cs="Power Geez Unicode1"/>
          <w:sz w:val="24"/>
          <w:szCs w:val="24"/>
        </w:rPr>
        <w:t>ለል</w:t>
      </w:r>
      <w:r>
        <w:rPr>
          <w:rFonts w:ascii="Power Geez Unicode1" w:hAnsi="Power Geez Unicode1" w:cs="Power Geez Unicode1"/>
          <w:sz w:val="24"/>
          <w:szCs w:val="24"/>
          <w:lang w:val="am-ET"/>
        </w:rPr>
        <w:t xml:space="preserve"> ጀምሮ</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እስከ 3200ሜ</w:t>
      </w:r>
      <w:r>
        <w:rPr>
          <w:rFonts w:ascii="Power Geez Unicode1" w:hAnsi="Power Geez Unicode1" w:cs="Power Geez Unicode1"/>
          <w:sz w:val="24"/>
          <w:szCs w:val="24"/>
        </w:rPr>
        <w:t xml:space="preserve"> ከፍታ ባላቸው </w:t>
      </w:r>
      <w:r>
        <w:rPr>
          <w:rFonts w:ascii="Power Geez Unicode1" w:hAnsi="Power Geez Unicode1" w:cs="Power Geez Unicode1"/>
          <w:sz w:val="24"/>
          <w:szCs w:val="24"/>
          <w:lang w:val="am-ET"/>
        </w:rPr>
        <w:t>አካባቢ</w:t>
      </w:r>
      <w:r>
        <w:rPr>
          <w:rFonts w:ascii="Power Geez Unicode1" w:hAnsi="Power Geez Unicode1" w:cs="Power Geez Unicode1"/>
          <w:sz w:val="24"/>
          <w:szCs w:val="24"/>
        </w:rPr>
        <w:t xml:space="preserve">ዎች በመኸርና በበልግ </w:t>
      </w:r>
      <w:r>
        <w:rPr>
          <w:rFonts w:ascii="Power Geez Unicode1" w:hAnsi="Power Geez Unicode1" w:cs="Power Geez Unicode1"/>
          <w:sz w:val="24"/>
          <w:szCs w:val="24"/>
          <w:lang w:val="am-ET"/>
        </w:rPr>
        <w:t>ሊ</w:t>
      </w:r>
      <w:r>
        <w:rPr>
          <w:rFonts w:ascii="Power Geez Unicode1" w:hAnsi="Power Geez Unicode1" w:cs="Power Geez Unicode1"/>
          <w:sz w:val="24"/>
          <w:szCs w:val="24"/>
        </w:rPr>
        <w:t>መረት</w:t>
      </w:r>
      <w:r>
        <w:rPr>
          <w:rFonts w:ascii="Power Geez Unicode1" w:hAnsi="Power Geez Unicode1" w:cs="Power Geez Unicode1"/>
          <w:sz w:val="24"/>
          <w:szCs w:val="24"/>
          <w:lang w:val="am-ET"/>
        </w:rPr>
        <w:t xml:space="preserve"> ይችላል፡፡ ሆኖም የተሻለ ምርትና ጥራት </w:t>
      </w:r>
      <w:r>
        <w:rPr>
          <w:rFonts w:ascii="Power Geez Unicode1" w:hAnsi="Power Geez Unicode1" w:cs="Power Geez Unicode1"/>
          <w:sz w:val="24"/>
          <w:szCs w:val="24"/>
        </w:rPr>
        <w:t>የሚ</w:t>
      </w:r>
      <w:r>
        <w:rPr>
          <w:rFonts w:ascii="Power Geez Unicode1" w:hAnsi="Power Geez Unicode1" w:cs="Power Geez Unicode1"/>
          <w:sz w:val="24"/>
          <w:szCs w:val="24"/>
          <w:lang w:val="am-ET"/>
        </w:rPr>
        <w:t>ገኘ</w:t>
      </w:r>
      <w:r>
        <w:rPr>
          <w:rFonts w:ascii="Power Geez Unicode1" w:hAnsi="Power Geez Unicode1" w:cs="Power Geez Unicode1"/>
          <w:sz w:val="24"/>
          <w:szCs w:val="24"/>
        </w:rPr>
        <w:t xml:space="preserve">ው ከ1500-2500 ሜትር </w:t>
      </w:r>
      <w:r>
        <w:rPr>
          <w:rFonts w:ascii="Power Geez Unicode1" w:hAnsi="Power Geez Unicode1" w:cs="Power Geez Unicode1"/>
          <w:sz w:val="24"/>
          <w:szCs w:val="24"/>
          <w:lang w:val="am-ET"/>
        </w:rPr>
        <w:t xml:space="preserve">ከፍታና </w:t>
      </w:r>
      <w:r>
        <w:rPr>
          <w:rFonts w:ascii="Power Geez Unicode1" w:hAnsi="Power Geez Unicode1" w:cs="Power Geez Unicode1"/>
          <w:sz w:val="24"/>
          <w:szCs w:val="24"/>
        </w:rPr>
        <w:t>ከ 10-27 ዲግሪ ሴልሺየስ የአየር ሙቀት</w:t>
      </w:r>
      <w:r>
        <w:rPr>
          <w:rFonts w:ascii="Power Geez Unicode1" w:hAnsi="Power Geez Unicode1" w:cs="Power Geez Unicode1"/>
          <w:sz w:val="24"/>
          <w:szCs w:val="24"/>
          <w:lang w:val="am-ET"/>
        </w:rPr>
        <w:t xml:space="preserve"> መጠን ባለው አካባቢ ነው፡፡ </w:t>
      </w:r>
      <w:r>
        <w:rPr>
          <w:rFonts w:ascii="Power Geez Unicode1" w:hAnsi="Power Geez Unicode1" w:cs="Power Geez Unicode1"/>
          <w:sz w:val="24"/>
          <w:szCs w:val="24"/>
        </w:rPr>
        <w:t>ጤፍ ድርቅን በ</w:t>
      </w:r>
      <w:r>
        <w:rPr>
          <w:rFonts w:ascii="Power Geez Unicode1" w:hAnsi="Power Geez Unicode1" w:cs="Power Geez Unicode1"/>
          <w:sz w:val="24"/>
          <w:szCs w:val="24"/>
          <w:lang w:val="am-ET"/>
        </w:rPr>
        <w:t xml:space="preserve">አንጻራዊ ሁኔታ </w:t>
      </w:r>
      <w:r>
        <w:rPr>
          <w:rFonts w:ascii="Power Geez Unicode1" w:hAnsi="Power Geez Unicode1" w:cs="Power Geez Unicode1"/>
          <w:sz w:val="24"/>
          <w:szCs w:val="24"/>
        </w:rPr>
        <w:t>የመቋቋም ባህሪ ቢኖረውም በቡቃያ</w:t>
      </w:r>
      <w:r>
        <w:rPr>
          <w:rFonts w:ascii="Power Geez Unicode1" w:hAnsi="Power Geez Unicode1" w:cs="Power Geez Unicode1"/>
          <w:sz w:val="24"/>
          <w:szCs w:val="24"/>
          <w:lang w:val="am-ET"/>
        </w:rPr>
        <w:t>ው</w:t>
      </w:r>
      <w:r>
        <w:rPr>
          <w:rFonts w:ascii="Power Geez Unicode1" w:hAnsi="Power Geez Unicode1" w:cs="Power Geez Unicode1"/>
          <w:sz w:val="24"/>
          <w:szCs w:val="24"/>
        </w:rPr>
        <w:t>ና ፍሬ በ</w:t>
      </w:r>
      <w:r>
        <w:rPr>
          <w:rFonts w:ascii="Power Geez Unicode1" w:hAnsi="Power Geez Unicode1" w:cs="Power Geez Unicode1"/>
          <w:sz w:val="24"/>
          <w:szCs w:val="24"/>
          <w:lang w:val="am-ET"/>
        </w:rPr>
        <w:t>ሚሞላበ</w:t>
      </w:r>
      <w:r>
        <w:rPr>
          <w:rFonts w:ascii="Power Geez Unicode1" w:hAnsi="Power Geez Unicode1" w:cs="Power Geez Unicode1"/>
          <w:sz w:val="24"/>
          <w:szCs w:val="24"/>
        </w:rPr>
        <w:t xml:space="preserve">ት ወቅት በቂ እርጥበት ማግኘት </w:t>
      </w:r>
      <w:r>
        <w:rPr>
          <w:rFonts w:ascii="Power Geez Unicode1" w:hAnsi="Power Geez Unicode1" w:cs="Power Geez Unicode1"/>
          <w:sz w:val="24"/>
          <w:szCs w:val="24"/>
          <w:lang w:val="am-ET"/>
        </w:rPr>
        <w:t>ይፈልጋል</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ጤፍ </w:t>
      </w:r>
      <w:r>
        <w:rPr>
          <w:rFonts w:ascii="Power Geez Unicode1" w:hAnsi="Power Geez Unicode1" w:cs="Power Geez Unicode1"/>
          <w:sz w:val="24"/>
          <w:szCs w:val="24"/>
        </w:rPr>
        <w:t>በእድገ</w:t>
      </w:r>
      <w:r>
        <w:rPr>
          <w:rFonts w:ascii="Power Geez Unicode1" w:hAnsi="Power Geez Unicode1" w:cs="Power Geez Unicode1"/>
          <w:sz w:val="24"/>
          <w:szCs w:val="24"/>
          <w:lang w:val="am-ET"/>
        </w:rPr>
        <w:t>ት</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ዘመኑ </w:t>
      </w:r>
      <w:r>
        <w:rPr>
          <w:rFonts w:ascii="Power Geez Unicode1" w:hAnsi="Power Geez Unicode1" w:cs="Power Geez Unicode1"/>
          <w:sz w:val="24"/>
          <w:szCs w:val="24"/>
        </w:rPr>
        <w:t>የተስተካከለ የዝናብ ስርጭት ማለት</w:t>
      </w:r>
      <w:r>
        <w:rPr>
          <w:rFonts w:ascii="Power Geez Unicode1" w:hAnsi="Power Geez Unicode1" w:cs="Power Geez Unicode1"/>
          <w:sz w:val="24"/>
          <w:szCs w:val="24"/>
          <w:lang w:val="am-ET"/>
        </w:rPr>
        <w:t>ም</w:t>
      </w:r>
      <w:r>
        <w:rPr>
          <w:rFonts w:ascii="Power Geez Unicode1" w:hAnsi="Power Geez Unicode1" w:cs="Power Geez Unicode1"/>
          <w:sz w:val="24"/>
          <w:szCs w:val="24"/>
        </w:rPr>
        <w:t xml:space="preserve"> ከሚያስፈልገው የዝናብ መጠን 35% አበባ ማውጣት እሰከሚጀምር </w:t>
      </w:r>
      <w:r>
        <w:rPr>
          <w:rFonts w:ascii="Power Geez Unicode1" w:hAnsi="Power Geez Unicode1" w:cs="Power Geez Unicode1"/>
          <w:sz w:val="24"/>
          <w:szCs w:val="24"/>
          <w:lang w:val="am-ET"/>
        </w:rPr>
        <w:t>ባ</w:t>
      </w:r>
      <w:r>
        <w:rPr>
          <w:rFonts w:ascii="Power Geez Unicode1" w:hAnsi="Power Geez Unicode1" w:cs="Power Geez Unicode1"/>
          <w:sz w:val="24"/>
          <w:szCs w:val="24"/>
        </w:rPr>
        <w:t>ለው ጊዜ፣ 45% በአበባ</w:t>
      </w:r>
      <w:r>
        <w:rPr>
          <w:rFonts w:ascii="Power Geez Unicode1" w:hAnsi="Power Geez Unicode1" w:cs="Power Geez Unicode1"/>
          <w:sz w:val="24"/>
          <w:szCs w:val="24"/>
          <w:lang w:val="am-ET"/>
        </w:rPr>
        <w:t xml:space="preserve">ና </w:t>
      </w:r>
      <w:r>
        <w:rPr>
          <w:rFonts w:ascii="Power Geez Unicode1" w:hAnsi="Power Geez Unicode1" w:cs="Power Geez Unicode1"/>
          <w:sz w:val="24"/>
          <w:szCs w:val="24"/>
        </w:rPr>
        <w:t xml:space="preserve">ፍሬ </w:t>
      </w:r>
      <w:r>
        <w:rPr>
          <w:rFonts w:ascii="Power Geez Unicode1" w:hAnsi="Power Geez Unicode1" w:cs="Power Geez Unicode1"/>
          <w:sz w:val="24"/>
          <w:szCs w:val="24"/>
          <w:lang w:val="am-ET"/>
        </w:rPr>
        <w:t xml:space="preserve">መሙያ </w:t>
      </w:r>
      <w:r>
        <w:rPr>
          <w:rFonts w:ascii="Power Geez Unicode1" w:hAnsi="Power Geez Unicode1" w:cs="Power Geez Unicode1"/>
          <w:sz w:val="24"/>
          <w:szCs w:val="24"/>
        </w:rPr>
        <w:t>ወቅት እና 20% እሰከ ሰብሉ መድረሻ  ወቅት ያገኘ እንደሆነ ነው፡፡ በዕድገት ዘመኑ ከ300-700 ሚሊ ሜትር ዝናብ በቂው ሲሆን ከ800-1200 ሚሊ ሜትር ዓመታዊ ዝናብ ባለበት አካባቢ ጥሩ ምርት ይሰጣል፡፡</w:t>
      </w:r>
      <w:bookmarkStart w:id="48" w:name="_Toc316927056"/>
      <w:bookmarkStart w:id="49" w:name="_Toc318511784"/>
      <w:bookmarkStart w:id="50" w:name="_Toc318305409"/>
      <w:bookmarkStart w:id="51" w:name="_Toc318605803"/>
      <w:bookmarkStart w:id="52" w:name="_Toc318284766"/>
      <w:bookmarkStart w:id="53" w:name="_Toc318273650"/>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ጤፍ በሁሉም የአፈር ዓይነቶች ሊመረት የሚችል </w:t>
      </w:r>
      <w:r>
        <w:rPr>
          <w:rFonts w:ascii="Power Geez Unicode1" w:hAnsi="Power Geez Unicode1" w:cs="Power Geez Unicode1"/>
          <w:sz w:val="24"/>
          <w:szCs w:val="24"/>
          <w:lang w:val="am-ET"/>
        </w:rPr>
        <w:t>ሰብል ነው፡፡ ነገር ግን የ</w:t>
      </w:r>
      <w:r>
        <w:rPr>
          <w:rFonts w:ascii="Power Geez Unicode1" w:hAnsi="Power Geez Unicode1" w:cs="Power Geez Unicode1"/>
          <w:sz w:val="24"/>
          <w:szCs w:val="24"/>
        </w:rPr>
        <w:t xml:space="preserve">በለጠ የሚስማማው ደለላማና ኮትቻማ አፈር </w:t>
      </w:r>
      <w:r>
        <w:rPr>
          <w:rFonts w:ascii="Power Geez Unicode1" w:hAnsi="Power Geez Unicode1" w:cs="Power Geez Unicode1"/>
          <w:sz w:val="24"/>
          <w:szCs w:val="24"/>
          <w:lang w:val="am-ET"/>
        </w:rPr>
        <w:t xml:space="preserve">ሆኖ </w:t>
      </w:r>
      <w:r>
        <w:rPr>
          <w:rFonts w:ascii="Power Geez Unicode1" w:hAnsi="Power Geez Unicode1" w:cs="Power Geez Unicode1"/>
          <w:sz w:val="24"/>
          <w:szCs w:val="24"/>
        </w:rPr>
        <w:t xml:space="preserve">የለምነት ደረጃው በጥሩ ሁኔታ ሲገኝ ነው፡፡ </w:t>
      </w:r>
      <w:r>
        <w:rPr>
          <w:rFonts w:ascii="Power Geez Unicode1" w:hAnsi="Power Geez Unicode1" w:cs="Power Geez Unicode1"/>
          <w:sz w:val="24"/>
          <w:szCs w:val="24"/>
          <w:lang w:val="am-ET"/>
        </w:rPr>
        <w:t xml:space="preserve">ለጤፍ </w:t>
      </w:r>
      <w:r>
        <w:rPr>
          <w:rFonts w:ascii="Power Geez Unicode1" w:hAnsi="Power Geez Unicode1" w:cs="Power Geez Unicode1"/>
          <w:sz w:val="24"/>
          <w:szCs w:val="24"/>
        </w:rPr>
        <w:t xml:space="preserve">ተስማሚ </w:t>
      </w:r>
      <w:r>
        <w:rPr>
          <w:rFonts w:ascii="Power Geez Unicode1" w:hAnsi="Power Geez Unicode1" w:cs="Power Geez Unicode1"/>
          <w:sz w:val="24"/>
          <w:szCs w:val="24"/>
          <w:lang w:val="am-ET"/>
        </w:rPr>
        <w:t xml:space="preserve">የሆነው </w:t>
      </w:r>
      <w:r>
        <w:rPr>
          <w:rFonts w:ascii="Power Geez Unicode1" w:hAnsi="Power Geez Unicode1" w:cs="Power Geez Unicode1"/>
          <w:sz w:val="24"/>
          <w:szCs w:val="24"/>
          <w:lang w:val="es-ES"/>
        </w:rPr>
        <w:t xml:space="preserve">የአፈር </w:t>
      </w:r>
      <w:r>
        <w:rPr>
          <w:rFonts w:ascii="Power Geez Unicode1" w:hAnsi="Power Geez Unicode1" w:cs="Power Geez Unicode1"/>
          <w:sz w:val="24"/>
          <w:szCs w:val="24"/>
          <w:lang w:val="am-ET"/>
        </w:rPr>
        <w:t>ኮሚጣጤ (</w:t>
      </w:r>
      <w:r>
        <w:rPr>
          <w:rFonts w:ascii="Power Geez Unicode1" w:hAnsi="Power Geez Unicode1" w:cs="Power Geez Unicode1"/>
          <w:sz w:val="24"/>
          <w:szCs w:val="24"/>
        </w:rPr>
        <w:t>pH)</w:t>
      </w:r>
      <w:r>
        <w:rPr>
          <w:rFonts w:ascii="Power Geez Unicode1" w:hAnsi="Power Geez Unicode1" w:cs="Power Geez Unicode1"/>
          <w:sz w:val="24"/>
          <w:szCs w:val="24"/>
          <w:lang w:val="es-ES"/>
        </w:rPr>
        <w:t xml:space="preserve"> ከ5.5‐</w:t>
      </w:r>
      <w:r>
        <w:rPr>
          <w:rFonts w:ascii="Power Geez Unicode1" w:hAnsi="Power Geez Unicode1" w:cs="Power Geez Unicode1"/>
          <w:sz w:val="24"/>
          <w:szCs w:val="24"/>
        </w:rPr>
        <w:t xml:space="preserve">7.0 </w:t>
      </w:r>
      <w:r>
        <w:rPr>
          <w:rFonts w:ascii="Power Geez Unicode1" w:hAnsi="Power Geez Unicode1" w:cs="Power Geez Unicode1"/>
          <w:sz w:val="24"/>
          <w:szCs w:val="24"/>
          <w:lang w:val="am-ET"/>
        </w:rPr>
        <w:t>ያለው ነው</w:t>
      </w:r>
      <w:r>
        <w:rPr>
          <w:rFonts w:ascii="Power Geez Unicode1" w:hAnsi="Power Geez Unicode1" w:cs="Power Geez Unicode1"/>
          <w:sz w:val="24"/>
          <w:szCs w:val="24"/>
        </w:rPr>
        <w:t>፡፡</w:t>
      </w:r>
      <w:r>
        <w:rPr>
          <w:rFonts w:ascii="Power Geez Unicode1" w:hAnsi="Power Geez Unicode1" w:cs="Power Geez Unicode1"/>
          <w:sz w:val="24"/>
          <w:szCs w:val="24"/>
          <w:lang w:val="am-ET"/>
        </w:rPr>
        <w:t xml:space="preserve"> በ</w:t>
      </w:r>
      <w:r>
        <w:rPr>
          <w:rFonts w:ascii="Power Geez Unicode1" w:hAnsi="Power Geez Unicode1" w:cs="Power Geez Unicode1"/>
          <w:sz w:val="24"/>
          <w:szCs w:val="24"/>
        </w:rPr>
        <w:t>ኮትቻ አፈር ላይ ውኃን በማጠንፈፍ</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አሲዳማ አፈርን በማከምና የተሻሻሉ አሰራሮችን በመጠቀም ምር</w:t>
      </w:r>
      <w:r>
        <w:rPr>
          <w:rFonts w:ascii="Power Geez Unicode1" w:hAnsi="Power Geez Unicode1" w:cs="Power Geez Unicode1"/>
          <w:sz w:val="24"/>
          <w:szCs w:val="24"/>
          <w:lang w:val="am-ET"/>
        </w:rPr>
        <w:t>ታማነ</w:t>
      </w:r>
      <w:r>
        <w:rPr>
          <w:rFonts w:ascii="Power Geez Unicode1" w:hAnsi="Power Geez Unicode1" w:cs="Power Geez Unicode1"/>
          <w:sz w:val="24"/>
          <w:szCs w:val="24"/>
        </w:rPr>
        <w:t>ት</w:t>
      </w:r>
      <w:r>
        <w:rPr>
          <w:rFonts w:ascii="Power Geez Unicode1" w:hAnsi="Power Geez Unicode1" w:cs="Power Geez Unicode1"/>
          <w:sz w:val="24"/>
          <w:szCs w:val="24"/>
          <w:lang w:val="am-ET"/>
        </w:rPr>
        <w:t>ን</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መጨመር </w:t>
      </w:r>
      <w:r>
        <w:rPr>
          <w:rFonts w:ascii="Power Geez Unicode1" w:hAnsi="Power Geez Unicode1" w:cs="Power Geez Unicode1"/>
          <w:sz w:val="24"/>
          <w:szCs w:val="24"/>
        </w:rPr>
        <w:t>ይ</w:t>
      </w:r>
      <w:r>
        <w:rPr>
          <w:rFonts w:ascii="Power Geez Unicode1" w:hAnsi="Power Geez Unicode1" w:cs="Power Geez Unicode1"/>
          <w:sz w:val="24"/>
          <w:szCs w:val="24"/>
          <w:lang w:val="am-ET"/>
        </w:rPr>
        <w:t>ቻላ</w:t>
      </w:r>
      <w:r>
        <w:rPr>
          <w:rFonts w:ascii="Power Geez Unicode1" w:hAnsi="Power Geez Unicode1" w:cs="Power Geez Unicode1"/>
          <w:sz w:val="24"/>
          <w:szCs w:val="24"/>
        </w:rPr>
        <w:t xml:space="preserve">ል፡፡ </w:t>
      </w:r>
      <w:bookmarkEnd w:id="48"/>
      <w:bookmarkEnd w:id="49"/>
      <w:bookmarkEnd w:id="50"/>
      <w:bookmarkEnd w:id="51"/>
      <w:bookmarkEnd w:id="52"/>
      <w:bookmarkEnd w:id="53"/>
    </w:p>
    <w:p w14:paraId="2839DE1D" w14:textId="77777777" w:rsidR="00496375" w:rsidRDefault="00496375">
      <w:pPr>
        <w:spacing w:after="0" w:line="360" w:lineRule="auto"/>
        <w:ind w:left="720"/>
        <w:contextualSpacing/>
        <w:jc w:val="both"/>
        <w:rPr>
          <w:rFonts w:ascii="Nyala" w:hAnsi="Nyala" w:cs="Nyala"/>
          <w:sz w:val="24"/>
          <w:szCs w:val="24"/>
        </w:rPr>
      </w:pPr>
      <w:bookmarkStart w:id="54" w:name="_Toc406798883"/>
      <w:bookmarkEnd w:id="28"/>
      <w:bookmarkEnd w:id="32"/>
    </w:p>
    <w:p w14:paraId="4F0AB409" w14:textId="77777777" w:rsidR="00496375" w:rsidRDefault="00496375">
      <w:pPr>
        <w:spacing w:after="0" w:line="360" w:lineRule="auto"/>
        <w:ind w:left="720"/>
        <w:contextualSpacing/>
        <w:jc w:val="both"/>
        <w:rPr>
          <w:rFonts w:ascii="Nyala" w:hAnsi="Nyala" w:cs="Nyala"/>
          <w:sz w:val="24"/>
          <w:szCs w:val="24"/>
        </w:rPr>
      </w:pPr>
    </w:p>
    <w:p w14:paraId="68A98B45" w14:textId="77777777" w:rsidR="00496375" w:rsidRDefault="00496375">
      <w:pPr>
        <w:pStyle w:val="Heading1"/>
        <w:numPr>
          <w:ilvl w:val="0"/>
          <w:numId w:val="2"/>
        </w:numPr>
        <w:spacing w:line="240" w:lineRule="auto"/>
        <w:jc w:val="both"/>
        <w:rPr>
          <w:rFonts w:ascii="Power Geez Unicode1" w:hAnsi="Power Geez Unicode1" w:cs="Power Geez Unicode1"/>
          <w:lang w:val="am-ET"/>
        </w:rPr>
      </w:pPr>
      <w:bookmarkStart w:id="55" w:name="_Toc147653051"/>
      <w:bookmarkStart w:id="56" w:name="_Toc13442"/>
      <w:bookmarkStart w:id="57" w:name="_Toc868"/>
      <w:bookmarkStart w:id="58" w:name="_Toc31051"/>
      <w:bookmarkStart w:id="59" w:name="_Toc16728"/>
      <w:bookmarkStart w:id="60" w:name="_Toc10994"/>
      <w:bookmarkStart w:id="61" w:name="_Toc10311"/>
      <w:bookmarkStart w:id="62" w:name="_Toc7712"/>
      <w:r>
        <w:rPr>
          <w:rFonts w:ascii="Power Geez Unicode1" w:hAnsi="Power Geez Unicode1" w:cs="Power Geez Unicode1"/>
        </w:rPr>
        <w:t>የጤፍ አመራረት ዘዴዎ</w:t>
      </w:r>
      <w:bookmarkEnd w:id="54"/>
      <w:r>
        <w:rPr>
          <w:rFonts w:ascii="Power Geez Unicode1" w:hAnsi="Power Geez Unicode1" w:cs="Power Geez Unicode1"/>
          <w:lang w:val="am-ET"/>
        </w:rPr>
        <w:t>ች</w:t>
      </w:r>
      <w:bookmarkEnd w:id="55"/>
      <w:bookmarkEnd w:id="56"/>
      <w:bookmarkEnd w:id="57"/>
      <w:bookmarkEnd w:id="58"/>
      <w:bookmarkEnd w:id="59"/>
      <w:bookmarkEnd w:id="60"/>
      <w:bookmarkEnd w:id="61"/>
      <w:bookmarkEnd w:id="62"/>
    </w:p>
    <w:p w14:paraId="4B50B347" w14:textId="77777777" w:rsidR="00496375" w:rsidRDefault="00496375">
      <w:pPr>
        <w:rPr>
          <w:lang w:val="am-ET"/>
        </w:rPr>
      </w:pPr>
    </w:p>
    <w:p w14:paraId="71FA8321" w14:textId="77777777" w:rsidR="00496375" w:rsidRDefault="00496375">
      <w:pPr>
        <w:pStyle w:val="Heading2"/>
        <w:rPr>
          <w:rFonts w:ascii="Power Geez Unicode1" w:hAnsi="Power Geez Unicode1" w:cs="Power Geez Unicode1"/>
        </w:rPr>
      </w:pPr>
      <w:bookmarkStart w:id="63" w:name="_Toc316140315"/>
      <w:bookmarkStart w:id="64" w:name="_Toc318605804"/>
      <w:bookmarkStart w:id="65" w:name="_Toc147653052"/>
      <w:bookmarkStart w:id="66" w:name="_Toc320451399"/>
      <w:bookmarkStart w:id="67" w:name="_Toc376569911"/>
      <w:bookmarkStart w:id="68" w:name="_Toc406798884"/>
      <w:bookmarkStart w:id="69" w:name="_Toc320455743"/>
      <w:bookmarkStart w:id="70" w:name="_Toc31034"/>
      <w:bookmarkStart w:id="71" w:name="_Toc3728"/>
      <w:bookmarkStart w:id="72" w:name="_Toc14931"/>
      <w:bookmarkStart w:id="73" w:name="_Toc7683"/>
      <w:bookmarkStart w:id="74" w:name="_Toc10966"/>
      <w:bookmarkStart w:id="75" w:name="_Toc15961"/>
      <w:bookmarkStart w:id="76" w:name="_Toc16830"/>
      <w:r>
        <w:rPr>
          <w:rFonts w:ascii="Power Geez Unicode1" w:hAnsi="Power Geez Unicode1" w:cs="Power Geez Unicode1"/>
          <w:lang w:val="en-US"/>
        </w:rPr>
        <w:t xml:space="preserve">5.1. </w:t>
      </w:r>
      <w:r>
        <w:rPr>
          <w:rFonts w:ascii="Power Geez Unicode1" w:hAnsi="Power Geez Unicode1" w:cs="Power Geez Unicode1"/>
        </w:rPr>
        <w:t xml:space="preserve">የማሳ </w:t>
      </w:r>
      <w:r>
        <w:rPr>
          <w:rFonts w:ascii="Power Geez Unicode1" w:hAnsi="Power Geez Unicode1" w:cs="Power Geez Unicode1"/>
          <w:lang w:val="am-ET"/>
        </w:rPr>
        <w:t xml:space="preserve">መረጣና የመሬት </w:t>
      </w:r>
      <w:r>
        <w:rPr>
          <w:rFonts w:ascii="Power Geez Unicode1" w:hAnsi="Power Geez Unicode1" w:cs="Power Geez Unicode1"/>
        </w:rPr>
        <w:t>ዝግጅት</w:t>
      </w:r>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32858F1C" w14:textId="77777777" w:rsidR="00496375" w:rsidRDefault="00496375">
      <w:pPr>
        <w:spacing w:after="0" w:line="240" w:lineRule="auto"/>
        <w:jc w:val="both"/>
        <w:rPr>
          <w:rFonts w:ascii="Nyala" w:hAnsi="Nyala"/>
          <w:lang w:val="en-GB"/>
        </w:rPr>
      </w:pPr>
    </w:p>
    <w:p w14:paraId="48D00468" w14:textId="77777777" w:rsidR="00496375" w:rsidRDefault="00496375">
      <w:pPr>
        <w:spacing w:after="0" w:line="360" w:lineRule="auto"/>
        <w:jc w:val="both"/>
        <w:rPr>
          <w:rFonts w:ascii="Power Geez Unicode1" w:eastAsia="SimSun" w:hAnsi="Power Geez Unicode1" w:cs="Power Geez Unicode1"/>
          <w:sz w:val="24"/>
          <w:szCs w:val="24"/>
          <w:lang w:val="am-ET"/>
        </w:rPr>
      </w:pPr>
      <w:r>
        <w:rPr>
          <w:rFonts w:ascii="Power Geez Unicode1" w:eastAsia="SimSun" w:hAnsi="Power Geez Unicode1" w:cs="Power Geez Unicode1"/>
          <w:sz w:val="24"/>
          <w:szCs w:val="24"/>
          <w:lang w:val="am-ET"/>
        </w:rPr>
        <w:t>የ</w:t>
      </w:r>
      <w:r>
        <w:rPr>
          <w:rFonts w:ascii="Power Geez Unicode1" w:eastAsia="SimSun" w:hAnsi="Power Geez Unicode1" w:cs="Power Geez Unicode1"/>
          <w:sz w:val="24"/>
          <w:szCs w:val="24"/>
        </w:rPr>
        <w:t xml:space="preserve">ጤፍ </w:t>
      </w:r>
      <w:r>
        <w:rPr>
          <w:rFonts w:ascii="Power Geez Unicode1" w:eastAsia="SimSun" w:hAnsi="Power Geez Unicode1" w:cs="Power Geez Unicode1"/>
          <w:sz w:val="24"/>
          <w:szCs w:val="24"/>
          <w:lang w:val="am-ET"/>
        </w:rPr>
        <w:t xml:space="preserve">ዘር እጅግ ደቃቅ በመሆኑ </w:t>
      </w:r>
      <w:r>
        <w:rPr>
          <w:rFonts w:ascii="Power Geez Unicode1" w:eastAsia="SimSun" w:hAnsi="Power Geez Unicode1" w:cs="Power Geez Unicode1"/>
          <w:sz w:val="24"/>
          <w:szCs w:val="24"/>
        </w:rPr>
        <w:t>የሚዘጋ</w:t>
      </w:r>
      <w:r>
        <w:rPr>
          <w:rFonts w:ascii="Power Geez Unicode1" w:eastAsia="SimSun" w:hAnsi="Power Geez Unicode1" w:cs="Power Geez Unicode1"/>
          <w:sz w:val="24"/>
          <w:szCs w:val="24"/>
          <w:lang w:val="am-ET"/>
        </w:rPr>
        <w:t xml:space="preserve">ጀው </w:t>
      </w:r>
      <w:r>
        <w:rPr>
          <w:rFonts w:ascii="Power Geez Unicode1" w:eastAsia="SimSun" w:hAnsi="Power Geez Unicode1" w:cs="Power Geez Unicode1"/>
          <w:sz w:val="24"/>
          <w:szCs w:val="24"/>
        </w:rPr>
        <w:t xml:space="preserve">ማሳ በሚገባ የለሰለሰና የተስተካከለ መሆን ይኖርበታል፡፡ </w:t>
      </w:r>
      <w:r>
        <w:rPr>
          <w:rFonts w:ascii="Power Geez Unicode1" w:eastAsia="SimSun" w:hAnsi="Power Geez Unicode1" w:cs="Power Geez Unicode1"/>
          <w:sz w:val="24"/>
          <w:szCs w:val="24"/>
          <w:lang w:val="am-ET"/>
        </w:rPr>
        <w:t>ለ</w:t>
      </w:r>
      <w:r>
        <w:rPr>
          <w:rFonts w:ascii="Power Geez Unicode1" w:hAnsi="Power Geez Unicode1" w:cs="Power Geez Unicode1"/>
          <w:sz w:val="24"/>
          <w:szCs w:val="24"/>
        </w:rPr>
        <w:t xml:space="preserve">ጤፍ </w:t>
      </w:r>
      <w:r>
        <w:rPr>
          <w:rFonts w:ascii="Power Geez Unicode1" w:hAnsi="Power Geez Unicode1" w:cs="Power Geez Unicode1"/>
          <w:sz w:val="24"/>
          <w:szCs w:val="24"/>
          <w:lang w:val="am-ET"/>
        </w:rPr>
        <w:t xml:space="preserve">የተዘጋጀ </w:t>
      </w:r>
      <w:r>
        <w:rPr>
          <w:rFonts w:ascii="Power Geez Unicode1" w:hAnsi="Power Geez Unicode1" w:cs="Power Geez Unicode1"/>
          <w:sz w:val="24"/>
          <w:szCs w:val="24"/>
        </w:rPr>
        <w:t xml:space="preserve">የማሳ አፈር እንደ በሶ ፍርክስክስ የሚልና ሲጨብጡት የሚጨበጥ ሆኖ ሲወረውሩት ደግሞ የሚበተን </w:t>
      </w:r>
      <w:r>
        <w:rPr>
          <w:rFonts w:ascii="Nyala" w:hAnsi="Power Geez Unicode1" w:cs="Power Geez Unicode1"/>
          <w:sz w:val="24"/>
          <w:szCs w:val="24"/>
          <w:lang w:val="am-ET"/>
        </w:rPr>
        <w:t>እንዲ</w:t>
      </w:r>
      <w:r>
        <w:rPr>
          <w:rFonts w:ascii="Power Geez Unicode1" w:hAnsi="Power Geez Unicode1" w:cs="Power Geez Unicode1"/>
          <w:sz w:val="24"/>
          <w:szCs w:val="24"/>
          <w:lang w:val="am-ET"/>
        </w:rPr>
        <w:t>ሆን ይመከራል</w:t>
      </w:r>
      <w:r>
        <w:rPr>
          <w:rFonts w:ascii="Power Geez Unicode1" w:hAnsi="Power Geez Unicode1" w:cs="Power Geez Unicode1"/>
          <w:sz w:val="24"/>
          <w:szCs w:val="24"/>
        </w:rPr>
        <w:t>።</w:t>
      </w:r>
      <w:r>
        <w:rPr>
          <w:rFonts w:ascii="Power Geez Unicode1" w:eastAsia="SimSun" w:hAnsi="Power Geez Unicode1" w:cs="Power Geez Unicode1"/>
          <w:sz w:val="24"/>
          <w:szCs w:val="24"/>
          <w:lang w:val="am-ET"/>
        </w:rPr>
        <w:t xml:space="preserve"> የጤፍ ማሳ </w:t>
      </w:r>
      <w:r>
        <w:rPr>
          <w:rFonts w:ascii="Power Geez Unicode1" w:eastAsia="SimSun" w:hAnsi="Power Geez Unicode1" w:cs="Power Geez Unicode1"/>
          <w:sz w:val="24"/>
          <w:szCs w:val="24"/>
        </w:rPr>
        <w:t>ዝግጅ</w:t>
      </w:r>
      <w:r>
        <w:rPr>
          <w:rFonts w:ascii="Power Geez Unicode1" w:eastAsia="SimSun" w:hAnsi="Power Geez Unicode1" w:cs="Power Geez Unicode1"/>
          <w:sz w:val="24"/>
          <w:szCs w:val="24"/>
          <w:lang w:val="am-ET"/>
        </w:rPr>
        <w:t>ት</w:t>
      </w:r>
      <w:r>
        <w:rPr>
          <w:rFonts w:ascii="Power Geez Unicode1" w:eastAsia="SimSun" w:hAnsi="Power Geez Unicode1" w:cs="Power Geez Unicode1"/>
          <w:sz w:val="24"/>
          <w:szCs w:val="24"/>
        </w:rPr>
        <w:t xml:space="preserve"> እንደአፈሩ ዓይነት</w:t>
      </w:r>
      <w:r>
        <w:rPr>
          <w:rFonts w:ascii="Power Geez Unicode1" w:eastAsia="SimSun" w:hAnsi="Power Geez Unicode1" w:cs="Power Geez Unicode1"/>
          <w:sz w:val="24"/>
          <w:szCs w:val="24"/>
          <w:lang w:val="am-ET"/>
        </w:rPr>
        <w:t>፣</w:t>
      </w:r>
      <w:r>
        <w:rPr>
          <w:rFonts w:ascii="Power Geez Unicode1" w:eastAsia="SimSun" w:hAnsi="Power Geez Unicode1" w:cs="Power Geez Unicode1"/>
          <w:sz w:val="24"/>
          <w:szCs w:val="24"/>
        </w:rPr>
        <w:t xml:space="preserve"> አረም ሁኔታ</w:t>
      </w:r>
      <w:r>
        <w:rPr>
          <w:rFonts w:ascii="Power Geez Unicode1" w:eastAsia="SimSun" w:hAnsi="Power Geez Unicode1" w:cs="Power Geez Unicode1"/>
          <w:sz w:val="24"/>
          <w:szCs w:val="24"/>
          <w:lang w:val="am-ET"/>
        </w:rPr>
        <w:t>፣</w:t>
      </w:r>
      <w:r>
        <w:rPr>
          <w:rFonts w:ascii="Power Geez Unicode1" w:eastAsia="SimSun" w:hAnsi="Power Geez Unicode1" w:cs="Power Geez Unicode1"/>
          <w:sz w:val="24"/>
          <w:szCs w:val="24"/>
        </w:rPr>
        <w:t xml:space="preserve"> የአካባቢው የአየር ንብረትና የመሳሰሉት ሁኔታዎች </w:t>
      </w:r>
      <w:r>
        <w:rPr>
          <w:rFonts w:ascii="Power Geez Unicode1" w:eastAsia="SimSun" w:hAnsi="Power Geez Unicode1" w:cs="Power Geez Unicode1"/>
          <w:sz w:val="24"/>
          <w:szCs w:val="24"/>
          <w:lang w:val="am-ET"/>
        </w:rPr>
        <w:t xml:space="preserve">ሊለያይ ይችላል፡፡ </w:t>
      </w:r>
      <w:bookmarkStart w:id="77" w:name="_Hlk147590559"/>
      <w:r>
        <w:rPr>
          <w:rFonts w:ascii="Power Geez Unicode1" w:eastAsia="SimSun" w:hAnsi="Power Geez Unicode1" w:cs="Power Geez Unicode1"/>
          <w:sz w:val="24"/>
          <w:szCs w:val="24"/>
        </w:rPr>
        <w:t>የጤፍ ማሳ እንደ አስፈላጊነቱ በአማካይ ከ3-5 ጊዜ</w:t>
      </w:r>
      <w:r>
        <w:rPr>
          <w:rFonts w:ascii="Power Geez Unicode1" w:eastAsia="SimSun" w:hAnsi="Power Geez Unicode1" w:cs="Power Geez Unicode1"/>
          <w:sz w:val="24"/>
          <w:szCs w:val="24"/>
          <w:lang w:val="am-ET"/>
        </w:rPr>
        <w:t xml:space="preserve"> በበሬ</w:t>
      </w:r>
      <w:r>
        <w:rPr>
          <w:rFonts w:ascii="Power Geez Unicode1" w:eastAsia="SimSun" w:hAnsi="Power Geez Unicode1" w:cs="Power Geez Unicode1"/>
          <w:sz w:val="24"/>
          <w:szCs w:val="24"/>
        </w:rPr>
        <w:t xml:space="preserve"> </w:t>
      </w:r>
      <w:r>
        <w:rPr>
          <w:rFonts w:ascii="Power Geez Unicode1" w:eastAsia="SimSun" w:hAnsi="Power Geez Unicode1" w:cs="Power Geez Unicode1"/>
          <w:sz w:val="24"/>
          <w:szCs w:val="24"/>
          <w:lang w:val="am-ET"/>
        </w:rPr>
        <w:t>መ</w:t>
      </w:r>
      <w:r>
        <w:rPr>
          <w:rFonts w:ascii="Power Geez Unicode1" w:eastAsia="SimSun" w:hAnsi="Power Geez Unicode1" w:cs="Power Geez Unicode1"/>
          <w:sz w:val="24"/>
          <w:szCs w:val="24"/>
        </w:rPr>
        <w:t xml:space="preserve">ታረስ </w:t>
      </w:r>
      <w:r>
        <w:rPr>
          <w:rFonts w:ascii="Power Geez Unicode1" w:eastAsia="SimSun" w:hAnsi="Power Geez Unicode1" w:cs="Power Geez Unicode1"/>
          <w:sz w:val="24"/>
          <w:szCs w:val="24"/>
          <w:lang w:val="am-ET"/>
        </w:rPr>
        <w:t>አለበት፡፡</w:t>
      </w:r>
      <w:r>
        <w:rPr>
          <w:rFonts w:ascii="Nyala" w:eastAsia="SimSun" w:hAnsi="Power Geez Unicode1" w:cs="Power Geez Unicode1"/>
          <w:sz w:val="24"/>
          <w:szCs w:val="24"/>
          <w:lang w:val="am-ET"/>
        </w:rPr>
        <w:t xml:space="preserve"> </w:t>
      </w:r>
      <w:r>
        <w:rPr>
          <w:rFonts w:ascii="Power Geez Unicode1" w:eastAsia="SimSun" w:hAnsi="Power Geez Unicode1" w:cs="Power Geez Unicode1"/>
          <w:sz w:val="24"/>
          <w:szCs w:val="24"/>
          <w:lang w:val="am-ET"/>
        </w:rPr>
        <w:t xml:space="preserve">በትራክተር ሲሆን ለጥቃቅን አርሶ አደሮች ሁለት ጊዜ በትራክተር አርሶ ሶስተኛውን እርሻ በበሬ ማረስ በቂ ነው፡፡ ለሰፋፊ እርሻ (ሜካናይዜሽን) ደግሞ ሁለት ጊዜ በትራክተር አርሶ ሶስተኛውን በመከስከስ ማዘጋጀት ያስፈልጋል፡፡ </w:t>
      </w:r>
    </w:p>
    <w:p w14:paraId="6F45DE73" w14:textId="77777777" w:rsidR="00496375" w:rsidRDefault="00496375">
      <w:pPr>
        <w:spacing w:after="0" w:line="360" w:lineRule="auto"/>
        <w:jc w:val="both"/>
        <w:rPr>
          <w:rFonts w:ascii="Power Geez Unicode1" w:eastAsia="SimSun" w:hAnsi="Power Geez Unicode1" w:cs="Power Geez Unicode1"/>
          <w:sz w:val="24"/>
          <w:szCs w:val="24"/>
          <w:lang w:val="am-ET"/>
        </w:rPr>
      </w:pPr>
    </w:p>
    <w:p w14:paraId="6673C55B" w14:textId="77777777" w:rsidR="00496375" w:rsidRDefault="00496375">
      <w:pPr>
        <w:numPr>
          <w:ilvl w:val="0"/>
          <w:numId w:val="12"/>
        </w:numPr>
        <w:spacing w:after="0" w:line="360" w:lineRule="auto"/>
        <w:jc w:val="both"/>
        <w:rPr>
          <w:rFonts w:ascii="Power Geez Unicode1" w:hAnsi="Power Geez Unicode1" w:cs="Power Geez Unicode1"/>
          <w:sz w:val="24"/>
          <w:szCs w:val="24"/>
        </w:rPr>
      </w:pPr>
      <w:r>
        <w:rPr>
          <w:rFonts w:ascii="Power Geez Unicode1" w:eastAsia="SimSun" w:hAnsi="Power Geez Unicode1" w:cs="Power Geez Unicode1"/>
          <w:sz w:val="24"/>
          <w:szCs w:val="24"/>
        </w:rPr>
        <w:t xml:space="preserve">የመጀመሪያው እርሻ መካሄድ ያለበት ከጤፍ በፊት ያለው ሰብል እንደታጨደ አፈሩ እርጥበቱን ሳያጣ </w:t>
      </w:r>
      <w:r>
        <w:rPr>
          <w:rFonts w:ascii="Power Geez Unicode1" w:eastAsia="SimSun" w:hAnsi="Power Geez Unicode1" w:cs="Power Geez Unicode1"/>
          <w:sz w:val="24"/>
          <w:szCs w:val="24"/>
          <w:lang w:val="am-ET"/>
        </w:rPr>
        <w:t>ቢሆን ይመረጣል</w:t>
      </w:r>
      <w:r>
        <w:rPr>
          <w:rFonts w:ascii="Power Geez Unicode1" w:eastAsia="SimSun" w:hAnsi="Power Geez Unicode1" w:cs="Power Geez Unicode1"/>
          <w:sz w:val="24"/>
          <w:szCs w:val="24"/>
        </w:rPr>
        <w:t xml:space="preserve">፡፡ </w:t>
      </w:r>
      <w:bookmarkEnd w:id="77"/>
    </w:p>
    <w:p w14:paraId="02671D56" w14:textId="77777777" w:rsidR="00496375" w:rsidRDefault="00496375">
      <w:pPr>
        <w:numPr>
          <w:ilvl w:val="0"/>
          <w:numId w:val="12"/>
        </w:numPr>
        <w:spacing w:after="0" w:line="360" w:lineRule="auto"/>
        <w:jc w:val="both"/>
        <w:rPr>
          <w:rFonts w:ascii="Power Geez Unicode1" w:hAnsi="Power Geez Unicode1" w:cs="Power Geez Unicode1"/>
          <w:sz w:val="24"/>
          <w:szCs w:val="24"/>
        </w:rPr>
      </w:pPr>
      <w:r>
        <w:rPr>
          <w:rFonts w:ascii="Power Geez Unicode1" w:eastAsia="SimSun" w:hAnsi="Power Geez Unicode1" w:cs="Power Geez Unicode1"/>
          <w:sz w:val="24"/>
          <w:szCs w:val="24"/>
          <w:lang w:val="am-ET"/>
        </w:rPr>
        <w:t xml:space="preserve">በጥቁር አፈር ላይ የተሻለ የአፈር መብላላት እንዲከናወን </w:t>
      </w:r>
      <w:r>
        <w:rPr>
          <w:rFonts w:ascii="Power Geez Unicode1" w:hAnsi="Power Geez Unicode1" w:cs="Power Geez Unicode1"/>
          <w:sz w:val="24"/>
          <w:szCs w:val="24"/>
        </w:rPr>
        <w:t>ሁለተኛ እርሻ የመጀመሪያ እርሻ ከተካሄደ ከ</w:t>
      </w:r>
      <w:r>
        <w:rPr>
          <w:rFonts w:ascii="Power Geez Unicode1" w:hAnsi="Power Geez Unicode1" w:cs="Power Geez Unicode1"/>
          <w:sz w:val="24"/>
          <w:szCs w:val="24"/>
          <w:lang w:val="am-ET"/>
        </w:rPr>
        <w:t xml:space="preserve"> 3</w:t>
      </w:r>
      <w:r>
        <w:rPr>
          <w:rFonts w:ascii="Power Geez Unicode1" w:hAnsi="Power Geez Unicode1" w:cs="Power Geez Unicode1"/>
          <w:sz w:val="24"/>
          <w:szCs w:val="24"/>
        </w:rPr>
        <w:t>-4 ሳምንት በኋላ</w:t>
      </w:r>
      <w:r>
        <w:rPr>
          <w:rFonts w:ascii="Power Geez Unicode1" w:hAnsi="Power Geez Unicode1" w:cs="Power Geez Unicode1"/>
          <w:sz w:val="24"/>
          <w:szCs w:val="24"/>
          <w:lang w:val="am-ET"/>
        </w:rPr>
        <w:t xml:space="preserve"> እንዲሆን ይመከራል፡፡ </w:t>
      </w:r>
    </w:p>
    <w:p w14:paraId="48DD2796" w14:textId="77777777" w:rsidR="00496375" w:rsidRDefault="00496375">
      <w:pPr>
        <w:numPr>
          <w:ilvl w:val="0"/>
          <w:numId w:val="12"/>
        </w:num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ሦስተኛ</w:t>
      </w:r>
      <w:r>
        <w:rPr>
          <w:rFonts w:ascii="Power Geez Unicode1" w:hAnsi="Power Geez Unicode1" w:cs="Power Geez Unicode1"/>
          <w:sz w:val="24"/>
          <w:szCs w:val="24"/>
          <w:lang w:val="am-ET"/>
        </w:rPr>
        <w:t>ው</w:t>
      </w:r>
      <w:r>
        <w:rPr>
          <w:rFonts w:ascii="Power Geez Unicode1" w:hAnsi="Power Geez Unicode1" w:cs="Power Geez Unicode1"/>
          <w:sz w:val="24"/>
          <w:szCs w:val="24"/>
        </w:rPr>
        <w:t xml:space="preserve"> እርሻ ሁለተኛ እርሻ ከተካሄደ ከ3 ሳምንት በ</w:t>
      </w:r>
      <w:r>
        <w:rPr>
          <w:rFonts w:ascii="Power Geez Unicode1" w:hAnsi="Power Geez Unicode1" w:cs="Power Geez Unicode1"/>
          <w:sz w:val="24"/>
          <w:szCs w:val="24"/>
          <w:lang w:val="am-ET"/>
        </w:rPr>
        <w:t>ኋ</w:t>
      </w:r>
      <w:r>
        <w:rPr>
          <w:rFonts w:ascii="Power Geez Unicode1" w:hAnsi="Power Geez Unicode1" w:cs="Power Geez Unicode1"/>
          <w:sz w:val="24"/>
          <w:szCs w:val="24"/>
        </w:rPr>
        <w:t xml:space="preserve">ላ </w:t>
      </w:r>
      <w:r>
        <w:rPr>
          <w:rFonts w:ascii="Power Geez Unicode1" w:hAnsi="Power Geez Unicode1" w:cs="Power Geez Unicode1"/>
          <w:sz w:val="24"/>
          <w:szCs w:val="24"/>
          <w:lang w:val="am-ET"/>
        </w:rPr>
        <w:t xml:space="preserve">ቢካሄድ የተሻለ ነው፡፡ </w:t>
      </w:r>
    </w:p>
    <w:p w14:paraId="674479F0" w14:textId="77777777" w:rsidR="00496375" w:rsidRDefault="00496375">
      <w:pPr>
        <w:numPr>
          <w:ilvl w:val="0"/>
          <w:numId w:val="12"/>
        </w:numPr>
        <w:spacing w:after="0" w:line="360" w:lineRule="auto"/>
        <w:jc w:val="both"/>
        <w:rPr>
          <w:rFonts w:ascii="Power Geez Unicode1" w:eastAsia="Times New Roman" w:hAnsi="Power Geez Unicode1" w:cs="Power Geez Unicode1"/>
          <w:sz w:val="24"/>
          <w:szCs w:val="24"/>
          <w:lang w:val="en-GB" w:eastAsia="en-GB"/>
        </w:rPr>
      </w:pPr>
      <w:r>
        <w:rPr>
          <w:rFonts w:ascii="Nyala" w:hAnsi="Power Geez Unicode1" w:cs="Power Geez Unicode1"/>
          <w:sz w:val="24"/>
          <w:szCs w:val="24"/>
          <w:lang w:val="am-ET"/>
        </w:rPr>
        <w:t xml:space="preserve"> </w:t>
      </w:r>
      <w:r>
        <w:rPr>
          <w:rFonts w:ascii="Power Geez Unicode1" w:hAnsi="Power Geez Unicode1" w:cs="Power Geez Unicode1"/>
          <w:sz w:val="24"/>
          <w:szCs w:val="24"/>
        </w:rPr>
        <w:t xml:space="preserve">እንደ አስፈላጊነቱ እስከ አምስተኛ ድረስ </w:t>
      </w:r>
      <w:r>
        <w:rPr>
          <w:rFonts w:ascii="Power Geez Unicode1" w:hAnsi="Power Geez Unicode1" w:cs="Power Geez Unicode1"/>
          <w:sz w:val="24"/>
          <w:szCs w:val="24"/>
          <w:lang w:val="am-ET"/>
        </w:rPr>
        <w:t>በተመሳሳይ የድግግሞሽ ቆይታ ጊዜ መተግበር ይመከራ</w:t>
      </w:r>
      <w:r>
        <w:rPr>
          <w:rFonts w:ascii="Power Geez Unicode1" w:hAnsi="Power Geez Unicode1" w:cs="Power Geez Unicode1"/>
          <w:sz w:val="24"/>
          <w:szCs w:val="24"/>
        </w:rPr>
        <w:t xml:space="preserve">ል፡፡ </w:t>
      </w:r>
      <w:r>
        <w:rPr>
          <w:rFonts w:ascii="Power Geez Unicode1" w:eastAsia="SimSun" w:hAnsi="Power Geez Unicode1" w:cs="Power Geez Unicode1"/>
          <w:sz w:val="24"/>
          <w:szCs w:val="24"/>
          <w:lang w:val="es-ES"/>
        </w:rPr>
        <w:t>ተዳፋትነት ባላቸው የእርሻ ማሳዎች አናት ላይ የጎርፍ መቀልበሻ ቦይ መዘጋጀት አለበት፡፡</w:t>
      </w:r>
      <w:r>
        <w:rPr>
          <w:rFonts w:ascii="Power Geez Unicode1" w:eastAsia="SimSun" w:hAnsi="Power Geez Unicode1" w:cs="Power Geez Unicode1"/>
          <w:sz w:val="24"/>
          <w:szCs w:val="24"/>
          <w:lang w:val="am-ET"/>
        </w:rPr>
        <w:t xml:space="preserve"> </w:t>
      </w:r>
    </w:p>
    <w:p w14:paraId="4906D1DD" w14:textId="77777777" w:rsidR="00496375" w:rsidRDefault="00496375">
      <w:pPr>
        <w:pStyle w:val="Heading2"/>
        <w:spacing w:before="0" w:line="240" w:lineRule="auto"/>
        <w:rPr>
          <w:rFonts w:ascii="Nyala" w:hAnsi="Nyala" w:cs="Nyala"/>
          <w:lang w:val="en-US"/>
        </w:rPr>
      </w:pPr>
    </w:p>
    <w:p w14:paraId="25ADF7C9" w14:textId="77777777" w:rsidR="00496375" w:rsidRDefault="00496375">
      <w:pPr>
        <w:pStyle w:val="Heading3"/>
        <w:rPr>
          <w:rFonts w:ascii="Power Geez Unicode1" w:hAnsi="Power Geez Unicode1" w:cs="Power Geez Unicode1"/>
          <w:sz w:val="24"/>
          <w:szCs w:val="24"/>
          <w:lang w:val="am-ET"/>
        </w:rPr>
      </w:pPr>
      <w:bookmarkStart w:id="78" w:name="_Toc13506"/>
      <w:bookmarkStart w:id="79" w:name="_Toc32676"/>
      <w:r>
        <w:rPr>
          <w:rFonts w:ascii="Power Geez Unicode1" w:hAnsi="Power Geez Unicode1" w:cs="Power Geez Unicode1"/>
          <w:sz w:val="24"/>
          <w:szCs w:val="24"/>
        </w:rPr>
        <w:t>5.2. የአሲዳማ አፈር ልማት</w:t>
      </w:r>
      <w:bookmarkEnd w:id="78"/>
      <w:bookmarkEnd w:id="79"/>
    </w:p>
    <w:p w14:paraId="1E078E19" w14:textId="77777777" w:rsidR="00496375" w:rsidRDefault="00496375">
      <w:pPr>
        <w:spacing w:after="0" w:line="360" w:lineRule="auto"/>
        <w:jc w:val="both"/>
        <w:rPr>
          <w:rFonts w:ascii="Power Geez Unicode1" w:hAnsi="Power Geez Unicode1" w:cs="Power Geez Unicode1"/>
          <w:sz w:val="24"/>
          <w:szCs w:val="24"/>
          <w:lang w:val="am-ET"/>
        </w:rPr>
      </w:pPr>
      <w:r>
        <w:rPr>
          <w:rFonts w:ascii="Power Geez Unicode1" w:hAnsi="Power Geez Unicode1" w:cs="Power Geez Unicode1"/>
          <w:color w:val="000000"/>
          <w:sz w:val="24"/>
          <w:szCs w:val="24"/>
        </w:rPr>
        <w:t>በኢትዮጰያ የአፈር አሲዳማነት ከጊዜ ወደ ጊዜ እየጨመረ መ</w:t>
      </w:r>
      <w:r>
        <w:rPr>
          <w:rFonts w:ascii="Nyala" w:hAnsi="Power Geez Unicode1" w:cs="Power Geez Unicode1"/>
          <w:color w:val="000000"/>
          <w:sz w:val="24"/>
          <w:szCs w:val="24"/>
          <w:lang w:val="am-ET"/>
        </w:rPr>
        <w:t>ጥ</w:t>
      </w:r>
      <w:r>
        <w:rPr>
          <w:rFonts w:ascii="Power Geez Unicode1" w:hAnsi="Power Geez Unicode1" w:cs="Power Geez Unicode1"/>
          <w:color w:val="000000"/>
          <w:sz w:val="24"/>
          <w:szCs w:val="24"/>
        </w:rPr>
        <w:t>ቷል። የምርምር ጥናቶች እንደሚያሳዩት በሃገራችን ለእርሻ ከዋለዉ መረት ዉስጥ እስ</w:t>
      </w:r>
      <w:r>
        <w:rPr>
          <w:rFonts w:ascii="Power Geez Unicode1" w:hAnsi="Power Geez Unicode1" w:cs="Power Geez Unicode1"/>
          <w:color w:val="000000"/>
          <w:sz w:val="24"/>
          <w:szCs w:val="24"/>
          <w:lang w:val="am-ET"/>
        </w:rPr>
        <w:t>ከ</w:t>
      </w:r>
      <w:r>
        <w:rPr>
          <w:rFonts w:ascii="Power Geez Unicode1" w:hAnsi="Power Geez Unicode1" w:cs="Power Geez Unicode1"/>
          <w:color w:val="000000"/>
          <w:sz w:val="24"/>
          <w:szCs w:val="24"/>
        </w:rPr>
        <w:t xml:space="preserve"> 41% ያህል በአሲዳማንት ችግር የተጠቃ ነዉ። ይህንን ችግር ለመቀንስ የተለያዩ አማራጭ መፍትሄዎች ቢኖሩም በኖ</w:t>
      </w:r>
      <w:r>
        <w:rPr>
          <w:rFonts w:ascii="Power Geez Unicode1" w:hAnsi="Power Geez Unicode1" w:cs="Power Geez Unicode1"/>
          <w:color w:val="000000"/>
          <w:sz w:val="24"/>
          <w:szCs w:val="24"/>
          <w:lang w:val="am-ET"/>
        </w:rPr>
        <w:t>ራ</w:t>
      </w:r>
      <w:r>
        <w:rPr>
          <w:rFonts w:ascii="Power Geez Unicode1" w:hAnsi="Power Geez Unicode1" w:cs="Power Geez Unicode1"/>
          <w:color w:val="000000"/>
          <w:sz w:val="24"/>
          <w:szCs w:val="24"/>
        </w:rPr>
        <w:t xml:space="preserve"> </w:t>
      </w:r>
      <w:r>
        <w:rPr>
          <w:rFonts w:ascii="Power Geez Unicode1" w:hAnsi="Power Geez Unicode1" w:cs="Power Geez Unicode1"/>
          <w:color w:val="000000"/>
          <w:sz w:val="24"/>
          <w:szCs w:val="24"/>
          <w:lang w:val="am-ET"/>
        </w:rPr>
        <w:t>የ</w:t>
      </w:r>
      <w:r>
        <w:rPr>
          <w:rFonts w:ascii="Power Geez Unicode1" w:hAnsi="Power Geez Unicode1" w:cs="Power Geez Unicode1"/>
          <w:color w:val="000000"/>
          <w:sz w:val="24"/>
          <w:szCs w:val="24"/>
        </w:rPr>
        <w:t xml:space="preserve">ማከም </w:t>
      </w:r>
      <w:r>
        <w:rPr>
          <w:rFonts w:ascii="Power Geez Unicode1" w:hAnsi="Power Geez Unicode1" w:cs="Power Geez Unicode1"/>
          <w:color w:val="000000"/>
          <w:sz w:val="24"/>
          <w:szCs w:val="24"/>
          <w:lang w:val="am-ET"/>
        </w:rPr>
        <w:t xml:space="preserve">ዘዴ </w:t>
      </w:r>
      <w:r>
        <w:rPr>
          <w:rFonts w:ascii="Power Geez Unicode1" w:hAnsi="Power Geez Unicode1" w:cs="Power Geez Unicode1"/>
          <w:color w:val="000000"/>
          <w:sz w:val="24"/>
          <w:szCs w:val="24"/>
        </w:rPr>
        <w:t xml:space="preserve">የተለመደ </w:t>
      </w:r>
      <w:r>
        <w:rPr>
          <w:rFonts w:ascii="Power Geez Unicode1" w:hAnsi="Power Geez Unicode1" w:cs="Power Geez Unicode1"/>
          <w:color w:val="000000"/>
          <w:sz w:val="24"/>
          <w:szCs w:val="24"/>
          <w:lang w:val="am-ET"/>
        </w:rPr>
        <w:t>አሰራር ሆኗል</w:t>
      </w:r>
      <w:r>
        <w:rPr>
          <w:rFonts w:ascii="Power Geez Unicode1" w:hAnsi="Power Geez Unicode1" w:cs="Power Geez Unicode1"/>
          <w:color w:val="000000"/>
          <w:sz w:val="24"/>
          <w:szCs w:val="24"/>
        </w:rPr>
        <w:t xml:space="preserve">። ይሁን እንጂ ከችግሩ ስፋት </w:t>
      </w:r>
      <w:r>
        <w:rPr>
          <w:rFonts w:ascii="Power Geez Unicode1" w:hAnsi="Power Geez Unicode1" w:cs="Power Geez Unicode1"/>
          <w:color w:val="000000"/>
          <w:sz w:val="24"/>
          <w:szCs w:val="24"/>
          <w:lang w:val="am-ET"/>
        </w:rPr>
        <w:t xml:space="preserve">አንጻር </w:t>
      </w:r>
      <w:r>
        <w:rPr>
          <w:rFonts w:ascii="Power Geez Unicode1" w:hAnsi="Power Geez Unicode1" w:cs="Power Geez Unicode1"/>
          <w:color w:val="000000"/>
          <w:sz w:val="24"/>
          <w:szCs w:val="24"/>
        </w:rPr>
        <w:t>ብዙ ሊሰራብት ይገባል።</w:t>
      </w:r>
    </w:p>
    <w:p w14:paraId="22E311C7" w14:textId="77777777" w:rsidR="00496375" w:rsidRDefault="00496375">
      <w:pPr>
        <w:spacing w:after="0" w:line="360" w:lineRule="auto"/>
        <w:jc w:val="both"/>
        <w:rPr>
          <w:rFonts w:ascii="Power Geez Unicode1" w:hAnsi="Power Geez Unicode1" w:cs="Power Geez Unicode1"/>
          <w:sz w:val="24"/>
          <w:szCs w:val="24"/>
        </w:rPr>
      </w:pPr>
      <w:r>
        <w:rPr>
          <w:rFonts w:ascii="Nyala" w:hAnsi="Nyala" w:cs="Nyala"/>
          <w:sz w:val="24"/>
          <w:szCs w:val="24"/>
        </w:rPr>
        <w:t xml:space="preserve"> </w:t>
      </w:r>
      <w:r>
        <w:rPr>
          <w:rFonts w:ascii="Power Geez Unicode1" w:hAnsi="Power Geez Unicode1" w:cs="Power Geez Unicode1"/>
          <w:sz w:val="24"/>
          <w:szCs w:val="24"/>
        </w:rPr>
        <w:t>በቀጣይ እንደአፈሩ አይነት በምርምር የተደገፈ</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ምክረሃሳብ እስከሚወጣ </w:t>
      </w:r>
      <w:r>
        <w:rPr>
          <w:rFonts w:ascii="Power Geez Unicode1" w:hAnsi="Power Geez Unicode1" w:cs="Power Geez Unicode1"/>
          <w:sz w:val="24"/>
          <w:szCs w:val="24"/>
          <w:lang w:val="am-ET"/>
        </w:rPr>
        <w:t xml:space="preserve">ድረስ </w:t>
      </w:r>
      <w:r>
        <w:rPr>
          <w:rFonts w:ascii="Power Geez Unicode1" w:hAnsi="Power Geez Unicode1" w:cs="Power Geez Unicode1"/>
          <w:sz w:val="24"/>
          <w:szCs w:val="24"/>
        </w:rPr>
        <w:t>በበርካታ የኦሮሚያ፣ የአማራና የደቡብ ክልሎች</w:t>
      </w:r>
      <w:r>
        <w:rPr>
          <w:rFonts w:ascii="Power Geez Unicode1" w:hAnsi="Power Geez Unicode1" w:cs="Power Geez Unicode1"/>
          <w:sz w:val="24"/>
          <w:szCs w:val="24"/>
          <w:lang w:val="am-ET"/>
        </w:rPr>
        <w:t xml:space="preserve"> በጥቅም ላይ እየዋለ ያለውን የ</w:t>
      </w:r>
      <w:r>
        <w:rPr>
          <w:rFonts w:ascii="Power Geez Unicode1" w:hAnsi="Power Geez Unicode1" w:cs="Power Geez Unicode1"/>
          <w:sz w:val="24"/>
          <w:szCs w:val="24"/>
        </w:rPr>
        <w:t>ኖራ መጠን</w:t>
      </w:r>
      <w:r>
        <w:rPr>
          <w:rFonts w:ascii="Power Geez Unicode1" w:hAnsi="Power Geez Unicode1" w:cs="Power Geez Unicode1"/>
          <w:sz w:val="24"/>
          <w:szCs w:val="24"/>
          <w:lang w:val="am-ET"/>
        </w:rPr>
        <w:t xml:space="preserve"> ማለትም </w:t>
      </w:r>
      <w:r>
        <w:rPr>
          <w:rFonts w:ascii="Power Geez Unicode1" w:hAnsi="Power Geez Unicode1" w:cs="Power Geez Unicode1"/>
          <w:sz w:val="24"/>
          <w:szCs w:val="24"/>
        </w:rPr>
        <w:t xml:space="preserve">ከ20-30 ኩንታል </w:t>
      </w:r>
      <w:r>
        <w:rPr>
          <w:rFonts w:ascii="Power Geez Unicode1" w:hAnsi="Power Geez Unicode1" w:cs="Power Geez Unicode1"/>
          <w:sz w:val="24"/>
          <w:szCs w:val="24"/>
          <w:lang w:val="am-ET"/>
        </w:rPr>
        <w:t>በሄክታር</w:t>
      </w:r>
      <w:r>
        <w:rPr>
          <w:rFonts w:ascii="Power Geez Unicode1" w:hAnsi="Power Geez Unicode1" w:cs="Power Geez Unicode1"/>
          <w:sz w:val="24"/>
          <w:szCs w:val="24"/>
        </w:rPr>
        <w:t xml:space="preserve"> መጠቀም</w:t>
      </w:r>
      <w:r>
        <w:rPr>
          <w:rFonts w:ascii="Nyala" w:hAnsi="Power Geez Unicode1" w:cs="Power Geez Unicode1"/>
          <w:sz w:val="24"/>
          <w:szCs w:val="24"/>
          <w:lang w:val="am-ET"/>
        </w:rPr>
        <w:t xml:space="preserve"> </w:t>
      </w:r>
      <w:r>
        <w:rPr>
          <w:rFonts w:ascii="Power Geez Unicode1" w:hAnsi="Power Geez Unicode1" w:cs="Power Geez Unicode1"/>
          <w:sz w:val="24"/>
          <w:szCs w:val="24"/>
        </w:rPr>
        <w:t>ይቻላል።</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የኖራ ጥራት 85% በላይ CaCo3 </w:t>
      </w:r>
      <w:r>
        <w:rPr>
          <w:rFonts w:ascii="Power Geez Unicode1" w:hAnsi="Power Geez Unicode1" w:cs="Power Geez Unicode1"/>
          <w:sz w:val="24"/>
          <w:szCs w:val="24"/>
          <w:lang w:val="am-ET"/>
        </w:rPr>
        <w:t>Equivalency</w:t>
      </w:r>
      <w:r>
        <w:rPr>
          <w:rFonts w:ascii="Power Geez Unicode1" w:hAnsi="Power Geez Unicode1" w:cs="Power Geez Unicode1"/>
          <w:sz w:val="24"/>
          <w:szCs w:val="24"/>
        </w:rPr>
        <w:t xml:space="preserve"> ከ8 በላይ ጣዕመ ልከት</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pH)፣ 1-500 ማክሮ ሜ</w:t>
      </w:r>
      <w:r>
        <w:rPr>
          <w:rFonts w:ascii="Power Geez Unicode1" w:hAnsi="Power Geez Unicode1" w:cs="Power Geez Unicode1"/>
          <w:sz w:val="24"/>
          <w:szCs w:val="24"/>
          <w:lang w:val="am-ET"/>
        </w:rPr>
        <w:t>ት</w:t>
      </w:r>
      <w:r>
        <w:rPr>
          <w:rFonts w:ascii="Power Geez Unicode1" w:hAnsi="Power Geez Unicode1" w:cs="Power Geez Unicode1"/>
          <w:sz w:val="24"/>
          <w:szCs w:val="24"/>
        </w:rPr>
        <w:t>ር መጠን ሊኖረዉ ይገባል፡፡ ኖራ ከመጨመሩ በፊት የአፈር ናሙና በመዉሰደ በሚከተለዉ ስሌት ለመሬቱ የሚበቃዉን መጠን በማ</w:t>
      </w:r>
      <w:r>
        <w:rPr>
          <w:rFonts w:ascii="Power Geez Unicode1" w:hAnsi="Power Geez Unicode1" w:cs="Power Geez Unicode1"/>
          <w:sz w:val="24"/>
          <w:szCs w:val="24"/>
          <w:lang w:val="am-ET"/>
        </w:rPr>
        <w:t>ስ</w:t>
      </w:r>
      <w:r>
        <w:rPr>
          <w:rFonts w:ascii="Power Geez Unicode1" w:hAnsi="Power Geez Unicode1" w:cs="Power Geez Unicode1"/>
          <w:sz w:val="24"/>
          <w:szCs w:val="24"/>
        </w:rPr>
        <w:t>ላት መ</w:t>
      </w:r>
      <w:r>
        <w:rPr>
          <w:rFonts w:ascii="Power Geez Unicode1" w:hAnsi="Power Geez Unicode1" w:cs="Power Geez Unicode1"/>
          <w:sz w:val="24"/>
          <w:szCs w:val="24"/>
          <w:lang w:val="am-ET"/>
        </w:rPr>
        <w:t>ጠቀም</w:t>
      </w:r>
      <w:r>
        <w:rPr>
          <w:rFonts w:ascii="Power Geez Unicode1" w:hAnsi="Power Geez Unicode1" w:cs="Power Geez Unicode1"/>
          <w:sz w:val="24"/>
          <w:szCs w:val="24"/>
        </w:rPr>
        <w:t xml:space="preserve"> ይ</w:t>
      </w:r>
      <w:r>
        <w:rPr>
          <w:rFonts w:ascii="Power Geez Unicode1" w:hAnsi="Power Geez Unicode1" w:cs="Power Geez Unicode1"/>
          <w:sz w:val="24"/>
          <w:szCs w:val="24"/>
          <w:lang w:val="am-ET"/>
        </w:rPr>
        <w:t>መከራ</w:t>
      </w:r>
      <w:r>
        <w:rPr>
          <w:rFonts w:ascii="Power Geez Unicode1" w:hAnsi="Power Geez Unicode1" w:cs="Power Geez Unicode1"/>
          <w:sz w:val="24"/>
          <w:szCs w:val="24"/>
        </w:rPr>
        <w:t>ል፡፡</w:t>
      </w:r>
    </w:p>
    <w:p w14:paraId="7C2DB7B6" w14:textId="77777777" w:rsidR="00496375" w:rsidRDefault="00496375">
      <w:pPr>
        <w:spacing w:after="0" w:line="360" w:lineRule="auto"/>
        <w:jc w:val="both"/>
        <w:rPr>
          <w:rFonts w:ascii="Power Geez Unicode1" w:hAnsi="Power Geez Unicode1" w:cs="Power Geez Unicode1"/>
          <w:sz w:val="24"/>
          <w:szCs w:val="24"/>
        </w:rPr>
      </w:pPr>
    </w:p>
    <w:p w14:paraId="00EDB8B5" w14:textId="77777777" w:rsidR="00496375" w:rsidRDefault="00496375">
      <w:pPr>
        <w:spacing w:after="0" w:line="360" w:lineRule="auto"/>
        <w:jc w:val="both"/>
        <w:rPr>
          <w:rFonts w:ascii="Power Geez Unicode1" w:hAnsi="Power Geez Unicode1" w:cs="Power Geez Unicode1"/>
          <w:sz w:val="24"/>
          <w:szCs w:val="24"/>
        </w:rPr>
      </w:pPr>
    </w:p>
    <w:p w14:paraId="3AD3A756"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b/>
          <w:bCs/>
          <w:sz w:val="24"/>
          <w:szCs w:val="24"/>
        </w:rPr>
        <w:t>የማስሊያ ቀመር፦</w:t>
      </w:r>
      <w:r>
        <w:rPr>
          <w:rFonts w:ascii="Power Geez Unicode1" w:hAnsi="Power Geez Unicode1" w:cs="Power Geez Unicode1"/>
          <w:sz w:val="24"/>
          <w:szCs w:val="24"/>
        </w:rPr>
        <w:t xml:space="preserve"> LR (CaCO3) (kg/ha)=</w:t>
      </w:r>
      <w:r>
        <w:rPr>
          <w:rFonts w:ascii="Power Geez Unicode1" w:hAnsi="Power Geez Unicode1" w:cs="Power Geez Unicode1"/>
          <w:sz w:val="24"/>
          <w:szCs w:val="24"/>
          <w:u w:val="single"/>
        </w:rPr>
        <w:t>EA (cmol/kgsoil)*DS(m)*A</w:t>
      </w:r>
      <w:r>
        <w:rPr>
          <w:rFonts w:ascii="Power Geez Unicode1" w:hAnsi="Power Geez Unicode1" w:cs="Power Geez Unicode1"/>
          <w:sz w:val="24"/>
          <w:szCs w:val="24"/>
          <w:u w:val="single"/>
          <w:vertAlign w:val="superscript"/>
        </w:rPr>
        <w:t>2</w:t>
      </w:r>
      <w:r>
        <w:rPr>
          <w:rFonts w:ascii="Power Geez Unicode1" w:hAnsi="Power Geez Unicode1" w:cs="Power Geez Unicode1"/>
          <w:sz w:val="24"/>
          <w:szCs w:val="24"/>
          <w:u w:val="single"/>
        </w:rPr>
        <w:t>*Pb(g/cm</w:t>
      </w:r>
      <w:r>
        <w:rPr>
          <w:rFonts w:ascii="Power Geez Unicode1" w:hAnsi="Power Geez Unicode1" w:cs="Power Geez Unicode1"/>
          <w:sz w:val="24"/>
          <w:szCs w:val="24"/>
          <w:u w:val="single"/>
          <w:vertAlign w:val="superscript"/>
        </w:rPr>
        <w:t>3</w:t>
      </w:r>
      <w:r>
        <w:rPr>
          <w:rFonts w:ascii="Power Geez Unicode1" w:hAnsi="Power Geez Unicode1" w:cs="Power Geez Unicode1"/>
          <w:sz w:val="24"/>
          <w:szCs w:val="24"/>
          <w:u w:val="single"/>
        </w:rPr>
        <w:t>)</w:t>
      </w:r>
      <w:r>
        <w:rPr>
          <w:rFonts w:ascii="Power Geez Unicode1" w:hAnsi="Power Geez Unicode1" w:cs="Power Geez Unicode1"/>
          <w:sz w:val="24"/>
          <w:szCs w:val="24"/>
        </w:rPr>
        <w:t>*LF/2</w:t>
      </w:r>
    </w:p>
    <w:p w14:paraId="64C74ED4" w14:textId="77777777" w:rsidR="00496375" w:rsidRDefault="00496375">
      <w:pPr>
        <w:spacing w:after="0" w:line="360" w:lineRule="auto"/>
        <w:ind w:firstLine="720"/>
        <w:jc w:val="both"/>
        <w:rPr>
          <w:rFonts w:ascii="Power Geez Unicode1" w:hAnsi="Power Geez Unicode1" w:cs="Power Geez Unicode1"/>
          <w:b/>
          <w:bCs/>
          <w:sz w:val="24"/>
          <w:szCs w:val="24"/>
        </w:rPr>
      </w:pPr>
      <w:r>
        <w:rPr>
          <w:rFonts w:ascii="Power Geez Unicode1" w:hAnsi="Power Geez Unicode1" w:cs="Power Geez Unicode1"/>
          <w:b/>
          <w:bCs/>
          <w:sz w:val="24"/>
          <w:szCs w:val="24"/>
        </w:rPr>
        <w:t xml:space="preserve">መግለጫ፡- </w:t>
      </w:r>
    </w:p>
    <w:p w14:paraId="4D281659" w14:textId="77777777" w:rsidR="00496375" w:rsidRDefault="00496375">
      <w:pPr>
        <w:numPr>
          <w:ilvl w:val="0"/>
          <w:numId w:val="13"/>
        </w:numPr>
        <w:tabs>
          <w:tab w:val="left" w:pos="126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LR የሚስፈልገዉ የኖራ መጠን ኪሎ ግራም በሄክታር፤ </w:t>
      </w:r>
    </w:p>
    <w:p w14:paraId="15EE2D6D" w14:textId="77777777" w:rsidR="00496375" w:rsidRDefault="00496375">
      <w:pPr>
        <w:numPr>
          <w:ilvl w:val="0"/>
          <w:numId w:val="13"/>
        </w:numPr>
        <w:tabs>
          <w:tab w:val="left" w:pos="126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DS ናሙና የተወሰደበት የአፈር ጥልቀት፤ </w:t>
      </w:r>
    </w:p>
    <w:p w14:paraId="6D5160F2" w14:textId="77777777" w:rsidR="00496375" w:rsidRDefault="00496375">
      <w:pPr>
        <w:numPr>
          <w:ilvl w:val="0"/>
          <w:numId w:val="13"/>
        </w:numPr>
        <w:tabs>
          <w:tab w:val="left" w:pos="126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EA ኤክስቼንጀብል አሲዲቲ፡</w:t>
      </w:r>
    </w:p>
    <w:p w14:paraId="66012683" w14:textId="77777777" w:rsidR="00496375" w:rsidRDefault="00496375">
      <w:pPr>
        <w:numPr>
          <w:ilvl w:val="0"/>
          <w:numId w:val="13"/>
        </w:numPr>
        <w:tabs>
          <w:tab w:val="left" w:pos="126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Pb በልክ ዴንሲቲ (ኖራ ከሚታከመዉ ማሳ በኮር ሳምፕለር ከተወሰደ አፈር) </w:t>
      </w:r>
    </w:p>
    <w:p w14:paraId="552F6081" w14:textId="77777777" w:rsidR="00496375" w:rsidRDefault="00496375">
      <w:pPr>
        <w:numPr>
          <w:ilvl w:val="0"/>
          <w:numId w:val="13"/>
        </w:numPr>
        <w:tabs>
          <w:tab w:val="left" w:pos="1260"/>
        </w:tabs>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LF ላይሚንግ ፋክተር / አድጀስትመንት ፋክተር (ለ</w:t>
      </w:r>
      <w:r>
        <w:rPr>
          <w:rFonts w:ascii="Power Geez Unicode1" w:hAnsi="Power Geez Unicode1" w:cs="Power Geez Unicode1"/>
          <w:sz w:val="24"/>
          <w:szCs w:val="24"/>
          <w:lang w:val="am-ET"/>
        </w:rPr>
        <w:t xml:space="preserve">ጤፍ </w:t>
      </w:r>
      <w:r>
        <w:rPr>
          <w:rFonts w:ascii="Power Geez Unicode1" w:hAnsi="Power Geez Unicode1" w:cs="Power Geez Unicode1"/>
          <w:sz w:val="24"/>
          <w:szCs w:val="24"/>
        </w:rPr>
        <w:t xml:space="preserve">1.5 ነዉ)፡፡ </w:t>
      </w:r>
    </w:p>
    <w:p w14:paraId="15962ACE" w14:textId="77777777" w:rsidR="00496375" w:rsidRDefault="00496375">
      <w:pPr>
        <w:spacing w:after="0" w:line="360" w:lineRule="auto"/>
        <w:jc w:val="both"/>
        <w:rPr>
          <w:rFonts w:ascii="Power Geez Unicode1" w:hAnsi="Power Geez Unicode1" w:cs="Power Geez Unicode1"/>
          <w:sz w:val="24"/>
          <w:szCs w:val="24"/>
          <w:lang w:val="am-ET"/>
        </w:rPr>
      </w:pPr>
      <w:r>
        <w:rPr>
          <w:rFonts w:ascii="Power Geez Unicode1" w:hAnsi="Power Geez Unicode1" w:cs="Power Geez Unicode1"/>
          <w:sz w:val="24"/>
          <w:szCs w:val="24"/>
          <w:lang w:val="am-ET"/>
        </w:rPr>
        <w:t xml:space="preserve">በዚሁ መሠረት አክስችንጀብል </w:t>
      </w:r>
      <w:r>
        <w:rPr>
          <w:rFonts w:ascii="Power Geez Unicode1" w:hAnsi="Power Geez Unicode1" w:cs="Power Geez Unicode1"/>
          <w:sz w:val="24"/>
          <w:szCs w:val="24"/>
        </w:rPr>
        <w:t>አሲዲቲ</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Exchangeable acidity) </w:t>
      </w:r>
      <w:r>
        <w:rPr>
          <w:rFonts w:ascii="Power Geez Unicode1" w:hAnsi="Power Geez Unicode1" w:cs="Power Geez Unicode1"/>
          <w:sz w:val="24"/>
          <w:szCs w:val="24"/>
          <w:lang w:val="am-ET"/>
        </w:rPr>
        <w:t>በ</w:t>
      </w:r>
      <w:r>
        <w:rPr>
          <w:rFonts w:ascii="Power Geez Unicode1" w:hAnsi="Power Geez Unicode1" w:cs="Power Geez Unicode1"/>
          <w:sz w:val="24"/>
          <w:szCs w:val="24"/>
        </w:rPr>
        <w:t xml:space="preserve">አፈር </w:t>
      </w:r>
      <w:r>
        <w:rPr>
          <w:rFonts w:ascii="Power Geez Unicode1" w:hAnsi="Power Geez Unicode1" w:cs="Power Geez Unicode1"/>
          <w:sz w:val="24"/>
          <w:szCs w:val="24"/>
          <w:lang w:val="am-ET"/>
        </w:rPr>
        <w:t xml:space="preserve">ምርመራ ላቦራቶሪ ከታወቀ በኋላ የኖራ መጠንን ለመወሰን የሚያስችለዉ ቀመር ከዚህ በታች በተቀመጠዉ መሰረት ይሆናል (ሠንጠረዥ </w:t>
      </w:r>
      <w:r>
        <w:rPr>
          <w:rFonts w:ascii="Power Geez Unicode1" w:hAnsi="Power Geez Unicode1" w:cs="Power Geez Unicode1"/>
          <w:sz w:val="24"/>
          <w:szCs w:val="24"/>
        </w:rPr>
        <w:t>2</w:t>
      </w:r>
      <w:r>
        <w:rPr>
          <w:rFonts w:ascii="Power Geez Unicode1" w:hAnsi="Power Geez Unicode1" w:cs="Power Geez Unicode1"/>
          <w:sz w:val="24"/>
          <w:szCs w:val="24"/>
          <w:lang w:val="am-ET"/>
        </w:rPr>
        <w:t xml:space="preserve"> እና </w:t>
      </w:r>
      <w:r>
        <w:rPr>
          <w:rFonts w:ascii="Power Geez Unicode1" w:hAnsi="Power Geez Unicode1" w:cs="Power Geez Unicode1"/>
          <w:sz w:val="24"/>
          <w:szCs w:val="24"/>
        </w:rPr>
        <w:t>3</w:t>
      </w:r>
      <w:r>
        <w:rPr>
          <w:rFonts w:ascii="Power Geez Unicode1" w:hAnsi="Power Geez Unicode1" w:cs="Power Geez Unicode1"/>
          <w:sz w:val="24"/>
          <w:szCs w:val="24"/>
          <w:lang w:val="am-ET"/>
        </w:rPr>
        <w:t>)፡፡</w:t>
      </w:r>
    </w:p>
    <w:p w14:paraId="3CF4D091"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b/>
          <w:bCs/>
          <w:sz w:val="24"/>
          <w:szCs w:val="24"/>
          <w:lang w:val="am-ET"/>
        </w:rPr>
        <w:t>የማስሊያ ቀመር፦</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ለጤፍ ቶን </w:t>
      </w:r>
      <w:r>
        <w:rPr>
          <w:rFonts w:ascii="Power Geez Unicode1" w:hAnsi="Power Geez Unicode1" w:cs="Power Geez Unicode1"/>
          <w:sz w:val="24"/>
          <w:szCs w:val="24"/>
        </w:rPr>
        <w:t>ሄ/</w:t>
      </w:r>
      <w:r>
        <w:rPr>
          <w:rFonts w:ascii="Power Geez Unicode1" w:hAnsi="Power Geez Unicode1" w:cs="Power Geez Unicode1"/>
          <w:sz w:val="24"/>
          <w:szCs w:val="24"/>
          <w:lang w:val="am-ET"/>
        </w:rPr>
        <w:t>ር</w:t>
      </w:r>
      <w:r>
        <w:rPr>
          <w:rFonts w:ascii="Power Geez Unicode1" w:hAnsi="Power Geez Unicode1" w:cs="Power Geez Unicode1"/>
          <w:sz w:val="24"/>
          <w:szCs w:val="24"/>
          <w:vertAlign w:val="superscript"/>
        </w:rPr>
        <w:t>-1</w:t>
      </w:r>
      <w:r>
        <w:rPr>
          <w:rFonts w:ascii="Power Geez Unicode1" w:hAnsi="Power Geez Unicode1" w:cs="Power Geez Unicode1"/>
          <w:sz w:val="24"/>
          <w:szCs w:val="24"/>
          <w:lang w:val="am-ET"/>
        </w:rPr>
        <w:t xml:space="preserve">  = አክስችንጀብል </w:t>
      </w:r>
      <w:r>
        <w:rPr>
          <w:rFonts w:ascii="Power Geez Unicode1" w:hAnsi="Power Geez Unicode1" w:cs="Power Geez Unicode1"/>
          <w:sz w:val="24"/>
          <w:szCs w:val="24"/>
        </w:rPr>
        <w:t>አሲዲቲ</w:t>
      </w:r>
      <w:r>
        <w:rPr>
          <w:rFonts w:ascii="Power Geez Unicode1" w:hAnsi="Power Geez Unicode1" w:cs="Power Geez Unicode1"/>
          <w:sz w:val="24"/>
          <w:szCs w:val="24"/>
          <w:lang w:val="am-ET"/>
        </w:rPr>
        <w:t xml:space="preserve"> X </w:t>
      </w:r>
      <w:r>
        <w:rPr>
          <w:rFonts w:ascii="Power Geez Unicode1" w:hAnsi="Power Geez Unicode1" w:cs="Power Geez Unicode1"/>
          <w:sz w:val="24"/>
          <w:szCs w:val="24"/>
        </w:rPr>
        <w:t>1.5</w:t>
      </w:r>
    </w:p>
    <w:p w14:paraId="16F21934"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color w:val="000000"/>
          <w:sz w:val="24"/>
          <w:szCs w:val="24"/>
        </w:rPr>
        <w:t xml:space="preserve">የታዘዘውን ኖራ </w:t>
      </w:r>
      <w:r>
        <w:rPr>
          <w:rFonts w:ascii="Power Geez Unicode1" w:hAnsi="Power Geez Unicode1" w:cs="Power Geez Unicode1"/>
          <w:color w:val="000000"/>
          <w:sz w:val="24"/>
          <w:szCs w:val="24"/>
          <w:lang w:val="am-ET"/>
        </w:rPr>
        <w:t xml:space="preserve">ሙሉ </w:t>
      </w:r>
      <w:r>
        <w:rPr>
          <w:rFonts w:ascii="Power Geez Unicode1" w:hAnsi="Power Geez Unicode1" w:cs="Power Geez Unicode1"/>
          <w:color w:val="000000"/>
          <w:sz w:val="24"/>
          <w:szCs w:val="24"/>
        </w:rPr>
        <w:t xml:space="preserve">በሙሉ በአንድ ጊዜ ከዘር በፊት </w:t>
      </w:r>
      <w:r>
        <w:rPr>
          <w:rFonts w:ascii="Power Geez Unicode1" w:hAnsi="Power Geez Unicode1" w:cs="Power Geez Unicode1"/>
          <w:color w:val="000000"/>
          <w:sz w:val="24"/>
          <w:szCs w:val="24"/>
          <w:lang w:val="am-ET"/>
        </w:rPr>
        <w:t>ከ 3</w:t>
      </w:r>
      <w:r>
        <w:rPr>
          <w:rFonts w:ascii="Power Geez Unicode1" w:hAnsi="Power Geez Unicode1" w:cs="Power Geez Unicode1"/>
          <w:color w:val="000000"/>
          <w:sz w:val="24"/>
          <w:szCs w:val="24"/>
        </w:rPr>
        <w:t>-4</w:t>
      </w:r>
      <w:r>
        <w:rPr>
          <w:rFonts w:ascii="Power Geez Unicode1" w:hAnsi="Power Geez Unicode1" w:cs="Power Geez Unicode1"/>
          <w:color w:val="000000"/>
          <w:sz w:val="24"/>
          <w:szCs w:val="24"/>
          <w:lang w:val="am-ET"/>
        </w:rPr>
        <w:t xml:space="preserve"> ሳምንታት ቀደም ብሎ ባለው ጊዜ ውስጥ በ</w:t>
      </w:r>
      <w:r>
        <w:rPr>
          <w:rFonts w:ascii="Power Geez Unicode1" w:hAnsi="Power Geez Unicode1" w:cs="Power Geez Unicode1"/>
          <w:color w:val="000000"/>
          <w:sz w:val="24"/>
          <w:szCs w:val="24"/>
        </w:rPr>
        <w:t>መጨመር የጊዜ እና</w:t>
      </w:r>
      <w:r>
        <w:rPr>
          <w:rFonts w:ascii="Power Geez Unicode1" w:hAnsi="Power Geez Unicode1" w:cs="Power Geez Unicode1"/>
          <w:color w:val="000000"/>
          <w:sz w:val="24"/>
          <w:szCs w:val="24"/>
          <w:lang w:val="am-ET"/>
        </w:rPr>
        <w:t xml:space="preserve"> </w:t>
      </w:r>
      <w:r>
        <w:rPr>
          <w:rFonts w:ascii="Power Geez Unicode1" w:hAnsi="Power Geez Unicode1" w:cs="Power Geez Unicode1"/>
          <w:color w:val="000000"/>
          <w:sz w:val="24"/>
          <w:szCs w:val="24"/>
        </w:rPr>
        <w:t>ጉልበት ችግሮች</w:t>
      </w:r>
      <w:r>
        <w:rPr>
          <w:rFonts w:ascii="Power Geez Unicode1" w:hAnsi="Power Geez Unicode1" w:cs="Power Geez Unicode1"/>
          <w:color w:val="000000"/>
          <w:sz w:val="24"/>
          <w:szCs w:val="24"/>
          <w:lang w:val="am-ET"/>
        </w:rPr>
        <w:t>ን</w:t>
      </w:r>
      <w:r>
        <w:rPr>
          <w:rFonts w:ascii="Power Geez Unicode1" w:hAnsi="Power Geez Unicode1" w:cs="Power Geez Unicode1"/>
          <w:color w:val="000000"/>
          <w:sz w:val="24"/>
          <w:szCs w:val="24"/>
        </w:rPr>
        <w:t xml:space="preserve"> ለማቃለል የተሻለ አሰራር ሆኖ ተገኝቷል፡፡</w:t>
      </w:r>
    </w:p>
    <w:p w14:paraId="60BDA127" w14:textId="77777777" w:rsidR="00496375" w:rsidRDefault="00496375">
      <w:pPr>
        <w:spacing w:after="0" w:line="360" w:lineRule="auto"/>
        <w:jc w:val="both"/>
        <w:rPr>
          <w:rFonts w:ascii="Power Geez Unicode1" w:hAnsi="Power Geez Unicode1" w:cs="Power Geez Unicode1"/>
          <w:sz w:val="24"/>
          <w:szCs w:val="24"/>
          <w:lang w:val="am-ET"/>
        </w:rPr>
      </w:pPr>
      <w:r>
        <w:rPr>
          <w:rFonts w:ascii="Power Geez Unicode1" w:hAnsi="Power Geez Unicode1" w:cs="Power Geez Unicode1"/>
          <w:sz w:val="24"/>
          <w:szCs w:val="24"/>
        </w:rPr>
        <w:t xml:space="preserve">በተጨማሪ ፍግና ኮምፖስት መጠቀም የአፈር አሲዳማነትን ችግር ለማቃለል ከፍተኛ ድርሻ እንዳላቸው ጥናቶች ያሳያሉ። </w:t>
      </w:r>
    </w:p>
    <w:p w14:paraId="65DC3706" w14:textId="77777777" w:rsidR="00496375" w:rsidRDefault="00496375">
      <w:pPr>
        <w:spacing w:after="0" w:line="240" w:lineRule="auto"/>
        <w:ind w:left="720" w:hanging="720"/>
        <w:jc w:val="both"/>
        <w:rPr>
          <w:rFonts w:ascii="Power Geez Unicode1" w:hAnsi="Power Geez Unicode1" w:cs="Power Geez Unicode1"/>
          <w:sz w:val="24"/>
          <w:szCs w:val="24"/>
        </w:rPr>
      </w:pPr>
    </w:p>
    <w:p w14:paraId="4C37C38F" w14:textId="77777777" w:rsidR="00496375" w:rsidRDefault="00496375">
      <w:pPr>
        <w:spacing w:after="0" w:line="360" w:lineRule="auto"/>
        <w:ind w:left="720" w:hanging="720"/>
        <w:jc w:val="both"/>
        <w:rPr>
          <w:rFonts w:ascii="Nyala" w:hAnsi="Nyala"/>
          <w:sz w:val="24"/>
          <w:szCs w:val="24"/>
        </w:rPr>
      </w:pPr>
      <w:r>
        <w:rPr>
          <w:rFonts w:ascii="Power Geez Unicode1" w:hAnsi="Power Geez Unicode1" w:cs="Power Geez Unicode1"/>
          <w:sz w:val="24"/>
          <w:szCs w:val="24"/>
        </w:rPr>
        <w:t xml:space="preserve">ሠንጠረዥ 2. የኖራ መጠን (LR) በተለዋጭ አሲድ (exchangeable) ዘዴ በመጠቀም </w:t>
      </w:r>
      <w:r>
        <w:rPr>
          <w:rFonts w:ascii="Power Geez Unicode1" w:hAnsi="Power Geez Unicode1" w:cs="Power Geez Unicode1"/>
          <w:sz w:val="24"/>
          <w:szCs w:val="24"/>
          <w:lang w:val="am-ET"/>
        </w:rPr>
        <w:t xml:space="preserve">የአፈር </w:t>
      </w:r>
      <w:r>
        <w:rPr>
          <w:rFonts w:ascii="Power Geez Unicode1" w:hAnsi="Power Geez Unicode1" w:cs="Power Geez Unicode1"/>
          <w:sz w:val="24"/>
          <w:szCs w:val="24"/>
        </w:rPr>
        <w:t xml:space="preserve">ፒኤች </w:t>
      </w:r>
      <w:r>
        <w:rPr>
          <w:rFonts w:ascii="Power Geez Unicode1" w:hAnsi="Power Geez Unicode1" w:cs="Power Geez Unicode1"/>
          <w:sz w:val="24"/>
          <w:szCs w:val="24"/>
          <w:lang w:val="am-ET"/>
        </w:rPr>
        <w:t>ላይ ተመርኩዞ</w:t>
      </w:r>
      <w:r>
        <w:rPr>
          <w:rFonts w:ascii="Power Geez Unicode1" w:hAnsi="Power Geez Unicode1" w:cs="Power Geez Unicode1"/>
          <w:sz w:val="24"/>
          <w:szCs w:val="24"/>
        </w:rPr>
        <w:t xml:space="preserve"> መወሰኛ </w:t>
      </w:r>
      <w:r>
        <w:rPr>
          <w:rFonts w:ascii="Power Geez Unicode1" w:hAnsi="Power Geez Unicode1" w:cs="Power Geez Unicode1"/>
          <w:sz w:val="24"/>
          <w:szCs w:val="24"/>
          <w:lang w:val="am-ET"/>
        </w:rPr>
        <w:t>ዘዴ</w:t>
      </w:r>
      <w:r>
        <w:rPr>
          <w:rFonts w:ascii="Power Geez Unicode1" w:hAnsi="Power Geez Unicode1" w:cs="Power Geez Unicode1"/>
          <w:sz w:val="24"/>
          <w:szCs w:val="24"/>
        </w:rPr>
        <w:t>ዎች</w:t>
      </w:r>
    </w:p>
    <w:tbl>
      <w:tblPr>
        <w:tblW w:w="97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1"/>
        <w:gridCol w:w="2190"/>
        <w:gridCol w:w="3967"/>
        <w:gridCol w:w="1029"/>
        <w:gridCol w:w="1874"/>
      </w:tblGrid>
      <w:tr w:rsidR="00496375" w14:paraId="5A0EED57" w14:textId="77777777">
        <w:trPr>
          <w:trHeight w:val="237"/>
        </w:trPr>
        <w:tc>
          <w:tcPr>
            <w:tcW w:w="671" w:type="dxa"/>
            <w:shd w:val="clear" w:color="auto" w:fill="D9E2F3"/>
          </w:tcPr>
          <w:p w14:paraId="125631C0" w14:textId="77777777" w:rsidR="00496375" w:rsidRDefault="00496375">
            <w:pPr>
              <w:spacing w:after="0" w:line="360" w:lineRule="auto"/>
              <w:jc w:val="both"/>
              <w:rPr>
                <w:rFonts w:ascii="Power Geez Unicode1" w:hAnsi="Power Geez Unicode1" w:cs="Power Geez Unicode1"/>
                <w:b/>
                <w:sz w:val="24"/>
                <w:szCs w:val="24"/>
              </w:rPr>
            </w:pPr>
            <w:r>
              <w:rPr>
                <w:rFonts w:ascii="Power Geez Unicode1" w:hAnsi="Power Geez Unicode1" w:cs="Power Geez Unicode1"/>
                <w:b/>
                <w:sz w:val="24"/>
                <w:szCs w:val="24"/>
              </w:rPr>
              <w:t>S.N</w:t>
            </w:r>
          </w:p>
        </w:tc>
        <w:tc>
          <w:tcPr>
            <w:tcW w:w="2190" w:type="dxa"/>
            <w:shd w:val="clear" w:color="auto" w:fill="D9E2F3"/>
          </w:tcPr>
          <w:p w14:paraId="0FBF3C57" w14:textId="77777777" w:rsidR="00496375" w:rsidRDefault="00496375">
            <w:pPr>
              <w:spacing w:after="0" w:line="360" w:lineRule="auto"/>
              <w:jc w:val="both"/>
              <w:rPr>
                <w:rFonts w:ascii="Power Geez Unicode1" w:hAnsi="Power Geez Unicode1" w:cs="Power Geez Unicode1"/>
                <w:b/>
                <w:sz w:val="24"/>
                <w:szCs w:val="24"/>
              </w:rPr>
            </w:pPr>
            <w:r>
              <w:rPr>
                <w:rFonts w:ascii="Power Geez Unicode1" w:hAnsi="Power Geez Unicode1" w:cs="Power Geez Unicode1"/>
                <w:b/>
                <w:sz w:val="24"/>
                <w:szCs w:val="24"/>
              </w:rPr>
              <w:t>Region/Zone</w:t>
            </w:r>
          </w:p>
        </w:tc>
        <w:tc>
          <w:tcPr>
            <w:tcW w:w="3967" w:type="dxa"/>
            <w:shd w:val="clear" w:color="auto" w:fill="D9E2F3"/>
          </w:tcPr>
          <w:p w14:paraId="367A81D0" w14:textId="77777777" w:rsidR="00496375" w:rsidRDefault="00496375">
            <w:pPr>
              <w:spacing w:after="0" w:line="360" w:lineRule="auto"/>
              <w:jc w:val="both"/>
              <w:rPr>
                <w:rFonts w:ascii="Power Geez Unicode1" w:hAnsi="Power Geez Unicode1" w:cs="Power Geez Unicode1"/>
                <w:b/>
                <w:sz w:val="24"/>
                <w:szCs w:val="24"/>
              </w:rPr>
            </w:pPr>
            <w:r>
              <w:rPr>
                <w:rFonts w:ascii="Power Geez Unicode1" w:hAnsi="Power Geez Unicode1" w:cs="Power Geez Unicode1"/>
                <w:b/>
                <w:sz w:val="24"/>
                <w:szCs w:val="24"/>
              </w:rPr>
              <w:t>Curvilinear Regression Equation</w:t>
            </w:r>
          </w:p>
        </w:tc>
        <w:tc>
          <w:tcPr>
            <w:tcW w:w="1029" w:type="dxa"/>
            <w:shd w:val="clear" w:color="auto" w:fill="D9E2F3"/>
          </w:tcPr>
          <w:p w14:paraId="14D2E8D9" w14:textId="77777777" w:rsidR="00496375" w:rsidRDefault="00496375">
            <w:pPr>
              <w:spacing w:after="0" w:line="360" w:lineRule="auto"/>
              <w:jc w:val="both"/>
              <w:rPr>
                <w:rFonts w:ascii="Power Geez Unicode1" w:hAnsi="Power Geez Unicode1" w:cs="Power Geez Unicode1"/>
                <w:b/>
                <w:sz w:val="24"/>
                <w:szCs w:val="24"/>
              </w:rPr>
            </w:pPr>
            <w:r>
              <w:rPr>
                <w:rFonts w:ascii="Power Geez Unicode1" w:hAnsi="Power Geez Unicode1" w:cs="Power Geez Unicode1"/>
                <w:b/>
                <w:sz w:val="24"/>
                <w:szCs w:val="24"/>
              </w:rPr>
              <w:t>r</w:t>
            </w:r>
            <w:r>
              <w:rPr>
                <w:rFonts w:ascii="Power Geez Unicode1" w:hAnsi="Power Geez Unicode1" w:cs="Power Geez Unicode1"/>
                <w:b/>
                <w:sz w:val="24"/>
                <w:szCs w:val="24"/>
                <w:vertAlign w:val="superscript"/>
              </w:rPr>
              <w:t>2</w:t>
            </w:r>
          </w:p>
        </w:tc>
        <w:tc>
          <w:tcPr>
            <w:tcW w:w="1874" w:type="dxa"/>
            <w:shd w:val="clear" w:color="auto" w:fill="D9E2F3"/>
          </w:tcPr>
          <w:p w14:paraId="7A3B8FF7" w14:textId="77777777" w:rsidR="00496375" w:rsidRDefault="00496375">
            <w:pPr>
              <w:spacing w:after="0" w:line="240" w:lineRule="auto"/>
              <w:jc w:val="center"/>
              <w:rPr>
                <w:rFonts w:ascii="Power Geez Unicode1" w:hAnsi="Power Geez Unicode1" w:cs="Power Geez Unicode1"/>
                <w:b/>
                <w:sz w:val="24"/>
                <w:szCs w:val="24"/>
              </w:rPr>
            </w:pPr>
            <w:r>
              <w:rPr>
                <w:rFonts w:ascii="Power Geez Unicode1" w:hAnsi="Power Geez Unicode1" w:cs="Power Geez Unicode1"/>
                <w:b/>
                <w:sz w:val="24"/>
                <w:szCs w:val="24"/>
              </w:rPr>
              <w:t>Number of samples</w:t>
            </w:r>
          </w:p>
        </w:tc>
      </w:tr>
      <w:tr w:rsidR="00496375" w14:paraId="1C1C84B9" w14:textId="77777777">
        <w:trPr>
          <w:trHeight w:val="238"/>
        </w:trPr>
        <w:tc>
          <w:tcPr>
            <w:tcW w:w="671" w:type="dxa"/>
          </w:tcPr>
          <w:p w14:paraId="09B41121"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1</w:t>
            </w:r>
          </w:p>
        </w:tc>
        <w:tc>
          <w:tcPr>
            <w:tcW w:w="2190" w:type="dxa"/>
          </w:tcPr>
          <w:p w14:paraId="5C01CF64"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መካከለኛ ኢትዮጵያ </w:t>
            </w:r>
          </w:p>
        </w:tc>
        <w:tc>
          <w:tcPr>
            <w:tcW w:w="3967" w:type="dxa"/>
          </w:tcPr>
          <w:p w14:paraId="4C7E1634"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LR=11.1pH</w:t>
            </w:r>
            <w:r>
              <w:rPr>
                <w:rFonts w:ascii="Power Geez Unicode1" w:hAnsi="Power Geez Unicode1" w:cs="Power Geez Unicode1"/>
                <w:sz w:val="24"/>
                <w:szCs w:val="24"/>
                <w:vertAlign w:val="superscript"/>
              </w:rPr>
              <w:t xml:space="preserve">2 </w:t>
            </w:r>
            <w:r>
              <w:rPr>
                <w:rFonts w:ascii="Power Geez Unicode1" w:hAnsi="Power Geez Unicode1" w:cs="Power Geez Unicode1"/>
                <w:sz w:val="24"/>
                <w:szCs w:val="24"/>
              </w:rPr>
              <w:t>- 133.2pH + 401.3</w:t>
            </w:r>
          </w:p>
        </w:tc>
        <w:tc>
          <w:tcPr>
            <w:tcW w:w="1029" w:type="dxa"/>
          </w:tcPr>
          <w:p w14:paraId="1C26B1CB"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0.78**</w:t>
            </w:r>
          </w:p>
        </w:tc>
        <w:tc>
          <w:tcPr>
            <w:tcW w:w="1874" w:type="dxa"/>
          </w:tcPr>
          <w:p w14:paraId="137F779D" w14:textId="77777777" w:rsidR="00496375" w:rsidRDefault="00496375">
            <w:pPr>
              <w:spacing w:after="0" w:line="360" w:lineRule="auto"/>
              <w:jc w:val="center"/>
              <w:rPr>
                <w:rFonts w:ascii="Power Geez Unicode1" w:hAnsi="Power Geez Unicode1" w:cs="Power Geez Unicode1"/>
                <w:sz w:val="24"/>
                <w:szCs w:val="24"/>
              </w:rPr>
            </w:pPr>
            <w:r>
              <w:rPr>
                <w:rFonts w:ascii="Power Geez Unicode1" w:hAnsi="Power Geez Unicode1" w:cs="Power Geez Unicode1"/>
                <w:sz w:val="24"/>
                <w:szCs w:val="24"/>
              </w:rPr>
              <w:t>55</w:t>
            </w:r>
          </w:p>
        </w:tc>
      </w:tr>
      <w:tr w:rsidR="00496375" w14:paraId="14985166" w14:textId="77777777">
        <w:trPr>
          <w:trHeight w:val="120"/>
        </w:trPr>
        <w:tc>
          <w:tcPr>
            <w:tcW w:w="671" w:type="dxa"/>
          </w:tcPr>
          <w:p w14:paraId="0D1C7A03"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2</w:t>
            </w:r>
          </w:p>
        </w:tc>
        <w:tc>
          <w:tcPr>
            <w:tcW w:w="2190" w:type="dxa"/>
          </w:tcPr>
          <w:p w14:paraId="18817F89"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ምዕራብ ኢትዮጵያ </w:t>
            </w:r>
          </w:p>
        </w:tc>
        <w:tc>
          <w:tcPr>
            <w:tcW w:w="3967" w:type="dxa"/>
          </w:tcPr>
          <w:p w14:paraId="3B067852"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LR=19.5pH</w:t>
            </w:r>
            <w:r>
              <w:rPr>
                <w:rFonts w:ascii="Power Geez Unicode1" w:hAnsi="Power Geez Unicode1" w:cs="Power Geez Unicode1"/>
                <w:sz w:val="24"/>
                <w:szCs w:val="24"/>
                <w:vertAlign w:val="superscript"/>
              </w:rPr>
              <w:t xml:space="preserve">2 </w:t>
            </w:r>
            <w:r>
              <w:rPr>
                <w:rFonts w:ascii="Power Geez Unicode1" w:hAnsi="Power Geez Unicode1" w:cs="Power Geez Unicode1"/>
                <w:sz w:val="24"/>
                <w:szCs w:val="24"/>
              </w:rPr>
              <w:t>- 255.3pH + 808.2</w:t>
            </w:r>
          </w:p>
        </w:tc>
        <w:tc>
          <w:tcPr>
            <w:tcW w:w="1029" w:type="dxa"/>
          </w:tcPr>
          <w:p w14:paraId="0242BB8F"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0.83**</w:t>
            </w:r>
          </w:p>
        </w:tc>
        <w:tc>
          <w:tcPr>
            <w:tcW w:w="1874" w:type="dxa"/>
          </w:tcPr>
          <w:p w14:paraId="5522014A" w14:textId="77777777" w:rsidR="00496375" w:rsidRDefault="00496375">
            <w:pPr>
              <w:spacing w:after="0" w:line="360" w:lineRule="auto"/>
              <w:jc w:val="center"/>
              <w:rPr>
                <w:rFonts w:ascii="Power Geez Unicode1" w:hAnsi="Power Geez Unicode1" w:cs="Power Geez Unicode1"/>
                <w:sz w:val="24"/>
                <w:szCs w:val="24"/>
              </w:rPr>
            </w:pPr>
            <w:r>
              <w:rPr>
                <w:rFonts w:ascii="Power Geez Unicode1" w:hAnsi="Power Geez Unicode1" w:cs="Power Geez Unicode1"/>
                <w:sz w:val="24"/>
                <w:szCs w:val="24"/>
              </w:rPr>
              <w:t>52</w:t>
            </w:r>
          </w:p>
        </w:tc>
      </w:tr>
      <w:tr w:rsidR="00496375" w14:paraId="1C90F329" w14:textId="77777777">
        <w:tc>
          <w:tcPr>
            <w:tcW w:w="671" w:type="dxa"/>
          </w:tcPr>
          <w:p w14:paraId="3277748C"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3</w:t>
            </w:r>
          </w:p>
        </w:tc>
        <w:tc>
          <w:tcPr>
            <w:tcW w:w="2190" w:type="dxa"/>
          </w:tcPr>
          <w:p w14:paraId="2BBEE512"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አዊ ዞን </w:t>
            </w:r>
          </w:p>
        </w:tc>
        <w:tc>
          <w:tcPr>
            <w:tcW w:w="3967" w:type="dxa"/>
          </w:tcPr>
          <w:p w14:paraId="55669E95"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LR=29.7pH</w:t>
            </w:r>
            <w:r>
              <w:rPr>
                <w:rFonts w:ascii="Power Geez Unicode1" w:hAnsi="Power Geez Unicode1" w:cs="Power Geez Unicode1"/>
                <w:sz w:val="24"/>
                <w:szCs w:val="24"/>
                <w:vertAlign w:val="superscript"/>
              </w:rPr>
              <w:t xml:space="preserve">2 </w:t>
            </w:r>
            <w:r>
              <w:rPr>
                <w:rFonts w:ascii="Power Geez Unicode1" w:hAnsi="Power Geez Unicode1" w:cs="Power Geez Unicode1"/>
                <w:sz w:val="24"/>
                <w:szCs w:val="24"/>
              </w:rPr>
              <w:t>- 351.7pH + 1038.4</w:t>
            </w:r>
          </w:p>
        </w:tc>
        <w:tc>
          <w:tcPr>
            <w:tcW w:w="1029" w:type="dxa"/>
          </w:tcPr>
          <w:p w14:paraId="5CDE9910"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0.95*</w:t>
            </w:r>
          </w:p>
        </w:tc>
        <w:tc>
          <w:tcPr>
            <w:tcW w:w="1874" w:type="dxa"/>
          </w:tcPr>
          <w:p w14:paraId="62A2D9F8" w14:textId="77777777" w:rsidR="00496375" w:rsidRDefault="00496375">
            <w:pPr>
              <w:spacing w:after="0" w:line="360" w:lineRule="auto"/>
              <w:jc w:val="center"/>
              <w:rPr>
                <w:rFonts w:ascii="Power Geez Unicode1" w:hAnsi="Power Geez Unicode1" w:cs="Power Geez Unicode1"/>
                <w:sz w:val="24"/>
                <w:szCs w:val="24"/>
              </w:rPr>
            </w:pPr>
            <w:r>
              <w:rPr>
                <w:rFonts w:ascii="Power Geez Unicode1" w:hAnsi="Power Geez Unicode1" w:cs="Power Geez Unicode1"/>
                <w:sz w:val="24"/>
                <w:szCs w:val="24"/>
              </w:rPr>
              <w:t>51</w:t>
            </w:r>
          </w:p>
        </w:tc>
      </w:tr>
      <w:tr w:rsidR="00496375" w14:paraId="0656D7BE" w14:textId="77777777">
        <w:tc>
          <w:tcPr>
            <w:tcW w:w="671" w:type="dxa"/>
          </w:tcPr>
          <w:p w14:paraId="7FCD2D3A"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4</w:t>
            </w:r>
          </w:p>
        </w:tc>
        <w:tc>
          <w:tcPr>
            <w:tcW w:w="2190" w:type="dxa"/>
          </w:tcPr>
          <w:p w14:paraId="7D4D1941"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ምስራቅ ጎጃም</w:t>
            </w:r>
          </w:p>
        </w:tc>
        <w:tc>
          <w:tcPr>
            <w:tcW w:w="3967" w:type="dxa"/>
          </w:tcPr>
          <w:p w14:paraId="11CED750"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LR=7.6pH</w:t>
            </w:r>
            <w:r>
              <w:rPr>
                <w:rFonts w:ascii="Power Geez Unicode1" w:hAnsi="Power Geez Unicode1" w:cs="Power Geez Unicode1"/>
                <w:sz w:val="24"/>
                <w:szCs w:val="24"/>
                <w:vertAlign w:val="superscript"/>
              </w:rPr>
              <w:t xml:space="preserve">2 </w:t>
            </w:r>
            <w:r>
              <w:rPr>
                <w:rFonts w:ascii="Power Geez Unicode1" w:hAnsi="Power Geez Unicode1" w:cs="Power Geez Unicode1"/>
                <w:sz w:val="24"/>
                <w:szCs w:val="24"/>
              </w:rPr>
              <w:t>- 97.2pH + 309.5</w:t>
            </w:r>
          </w:p>
        </w:tc>
        <w:tc>
          <w:tcPr>
            <w:tcW w:w="1029" w:type="dxa"/>
          </w:tcPr>
          <w:p w14:paraId="4726E5EA"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0.90**</w:t>
            </w:r>
          </w:p>
        </w:tc>
        <w:tc>
          <w:tcPr>
            <w:tcW w:w="1874" w:type="dxa"/>
          </w:tcPr>
          <w:p w14:paraId="3A4F1148" w14:textId="77777777" w:rsidR="00496375" w:rsidRDefault="00496375">
            <w:pPr>
              <w:spacing w:after="0" w:line="360" w:lineRule="auto"/>
              <w:jc w:val="center"/>
              <w:rPr>
                <w:rFonts w:ascii="Power Geez Unicode1" w:hAnsi="Power Geez Unicode1" w:cs="Power Geez Unicode1"/>
                <w:sz w:val="24"/>
                <w:szCs w:val="24"/>
              </w:rPr>
            </w:pPr>
            <w:r>
              <w:rPr>
                <w:rFonts w:ascii="Power Geez Unicode1" w:hAnsi="Power Geez Unicode1" w:cs="Power Geez Unicode1"/>
                <w:sz w:val="24"/>
                <w:szCs w:val="24"/>
              </w:rPr>
              <w:t>25</w:t>
            </w:r>
          </w:p>
        </w:tc>
      </w:tr>
      <w:tr w:rsidR="00496375" w14:paraId="61E32F0C" w14:textId="77777777">
        <w:tc>
          <w:tcPr>
            <w:tcW w:w="671" w:type="dxa"/>
          </w:tcPr>
          <w:p w14:paraId="4C9F4CAB"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5</w:t>
            </w:r>
          </w:p>
        </w:tc>
        <w:tc>
          <w:tcPr>
            <w:tcW w:w="2190" w:type="dxa"/>
          </w:tcPr>
          <w:p w14:paraId="164D2240"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ቡሌ እና ጨንቻ </w:t>
            </w:r>
          </w:p>
        </w:tc>
        <w:tc>
          <w:tcPr>
            <w:tcW w:w="3967" w:type="dxa"/>
          </w:tcPr>
          <w:p w14:paraId="2827BAD5"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LR=17.5pH</w:t>
            </w:r>
            <w:r>
              <w:rPr>
                <w:rFonts w:ascii="Power Geez Unicode1" w:hAnsi="Power Geez Unicode1" w:cs="Power Geez Unicode1"/>
                <w:sz w:val="24"/>
                <w:szCs w:val="24"/>
                <w:vertAlign w:val="superscript"/>
              </w:rPr>
              <w:t xml:space="preserve">2 </w:t>
            </w:r>
            <w:r>
              <w:rPr>
                <w:rFonts w:ascii="Power Geez Unicode1" w:hAnsi="Power Geez Unicode1" w:cs="Power Geez Unicode1"/>
                <w:sz w:val="24"/>
                <w:szCs w:val="24"/>
              </w:rPr>
              <w:t>- 204.6pH + 598.3</w:t>
            </w:r>
          </w:p>
        </w:tc>
        <w:tc>
          <w:tcPr>
            <w:tcW w:w="1029" w:type="dxa"/>
          </w:tcPr>
          <w:p w14:paraId="17373F18"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0.81**</w:t>
            </w:r>
          </w:p>
        </w:tc>
        <w:tc>
          <w:tcPr>
            <w:tcW w:w="1874" w:type="dxa"/>
          </w:tcPr>
          <w:p w14:paraId="3D7C3AA9" w14:textId="77777777" w:rsidR="00496375" w:rsidRDefault="00496375">
            <w:pPr>
              <w:spacing w:after="0" w:line="360" w:lineRule="auto"/>
              <w:jc w:val="center"/>
              <w:rPr>
                <w:rFonts w:ascii="Power Geez Unicode1" w:hAnsi="Power Geez Unicode1" w:cs="Power Geez Unicode1"/>
                <w:sz w:val="24"/>
                <w:szCs w:val="24"/>
              </w:rPr>
            </w:pPr>
            <w:r>
              <w:rPr>
                <w:rFonts w:ascii="Power Geez Unicode1" w:hAnsi="Power Geez Unicode1" w:cs="Power Geez Unicode1"/>
                <w:sz w:val="24"/>
                <w:szCs w:val="24"/>
              </w:rPr>
              <w:t>50</w:t>
            </w:r>
          </w:p>
        </w:tc>
      </w:tr>
      <w:tr w:rsidR="00496375" w14:paraId="2F11B39D" w14:textId="77777777">
        <w:trPr>
          <w:trHeight w:val="248"/>
        </w:trPr>
        <w:tc>
          <w:tcPr>
            <w:tcW w:w="671" w:type="dxa"/>
          </w:tcPr>
          <w:p w14:paraId="6390CE67"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6</w:t>
            </w:r>
          </w:p>
        </w:tc>
        <w:tc>
          <w:tcPr>
            <w:tcW w:w="2190" w:type="dxa"/>
          </w:tcPr>
          <w:p w14:paraId="454B269A"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ጉራጌ ዞን</w:t>
            </w:r>
          </w:p>
        </w:tc>
        <w:tc>
          <w:tcPr>
            <w:tcW w:w="3967" w:type="dxa"/>
          </w:tcPr>
          <w:p w14:paraId="6F14ABF9"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LR=46.3pH</w:t>
            </w:r>
            <w:r>
              <w:rPr>
                <w:rFonts w:ascii="Power Geez Unicode1" w:hAnsi="Power Geez Unicode1" w:cs="Power Geez Unicode1"/>
                <w:sz w:val="24"/>
                <w:szCs w:val="24"/>
                <w:vertAlign w:val="superscript"/>
              </w:rPr>
              <w:t xml:space="preserve">2 </w:t>
            </w:r>
            <w:r>
              <w:rPr>
                <w:rFonts w:ascii="Power Geez Unicode1" w:hAnsi="Power Geez Unicode1" w:cs="Power Geez Unicode1"/>
                <w:sz w:val="24"/>
                <w:szCs w:val="24"/>
              </w:rPr>
              <w:t>- 513.6pH + 1425.1</w:t>
            </w:r>
          </w:p>
        </w:tc>
        <w:tc>
          <w:tcPr>
            <w:tcW w:w="1029" w:type="dxa"/>
          </w:tcPr>
          <w:p w14:paraId="07165AFC"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0.90**</w:t>
            </w:r>
          </w:p>
        </w:tc>
        <w:tc>
          <w:tcPr>
            <w:tcW w:w="1874" w:type="dxa"/>
          </w:tcPr>
          <w:p w14:paraId="7FAD1BD5" w14:textId="77777777" w:rsidR="00496375" w:rsidRDefault="00496375">
            <w:pPr>
              <w:spacing w:after="0" w:line="360" w:lineRule="auto"/>
              <w:jc w:val="center"/>
              <w:rPr>
                <w:rFonts w:ascii="Power Geez Unicode1" w:hAnsi="Power Geez Unicode1" w:cs="Power Geez Unicode1"/>
                <w:sz w:val="24"/>
                <w:szCs w:val="24"/>
              </w:rPr>
            </w:pPr>
            <w:r>
              <w:rPr>
                <w:rFonts w:ascii="Power Geez Unicode1" w:hAnsi="Power Geez Unicode1" w:cs="Power Geez Unicode1"/>
                <w:sz w:val="24"/>
                <w:szCs w:val="24"/>
              </w:rPr>
              <w:t>50</w:t>
            </w:r>
          </w:p>
        </w:tc>
      </w:tr>
      <w:tr w:rsidR="00496375" w14:paraId="20197223" w14:textId="77777777">
        <w:tc>
          <w:tcPr>
            <w:tcW w:w="671" w:type="dxa"/>
          </w:tcPr>
          <w:p w14:paraId="552463FA"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7</w:t>
            </w:r>
          </w:p>
        </w:tc>
        <w:tc>
          <w:tcPr>
            <w:tcW w:w="2190" w:type="dxa"/>
          </w:tcPr>
          <w:p w14:paraId="701C54C5"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አጠቃላይ </w:t>
            </w:r>
          </w:p>
        </w:tc>
        <w:tc>
          <w:tcPr>
            <w:tcW w:w="3967" w:type="dxa"/>
          </w:tcPr>
          <w:p w14:paraId="09ECF970"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LR=25.2pH</w:t>
            </w:r>
            <w:r>
              <w:rPr>
                <w:rFonts w:ascii="Power Geez Unicode1" w:hAnsi="Power Geez Unicode1" w:cs="Power Geez Unicode1"/>
                <w:sz w:val="24"/>
                <w:szCs w:val="24"/>
                <w:vertAlign w:val="superscript"/>
              </w:rPr>
              <w:t xml:space="preserve">2 </w:t>
            </w:r>
            <w:r>
              <w:rPr>
                <w:rFonts w:ascii="Power Geez Unicode1" w:hAnsi="Power Geez Unicode1" w:cs="Power Geez Unicode1"/>
                <w:sz w:val="24"/>
                <w:szCs w:val="24"/>
              </w:rPr>
              <w:t>- 295.7pH + 865.6</w:t>
            </w:r>
          </w:p>
        </w:tc>
        <w:tc>
          <w:tcPr>
            <w:tcW w:w="1029" w:type="dxa"/>
          </w:tcPr>
          <w:p w14:paraId="6329F881"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0.78**</w:t>
            </w:r>
          </w:p>
        </w:tc>
        <w:tc>
          <w:tcPr>
            <w:tcW w:w="1874" w:type="dxa"/>
          </w:tcPr>
          <w:p w14:paraId="5C2F5D41" w14:textId="77777777" w:rsidR="00496375" w:rsidRDefault="00496375">
            <w:pPr>
              <w:spacing w:after="0" w:line="360" w:lineRule="auto"/>
              <w:jc w:val="center"/>
              <w:rPr>
                <w:rFonts w:ascii="Power Geez Unicode1" w:hAnsi="Power Geez Unicode1" w:cs="Power Geez Unicode1"/>
                <w:sz w:val="24"/>
                <w:szCs w:val="24"/>
              </w:rPr>
            </w:pPr>
            <w:r>
              <w:rPr>
                <w:rFonts w:ascii="Power Geez Unicode1" w:hAnsi="Power Geez Unicode1" w:cs="Power Geez Unicode1"/>
                <w:sz w:val="24"/>
                <w:szCs w:val="24"/>
              </w:rPr>
              <w:t>283</w:t>
            </w:r>
          </w:p>
        </w:tc>
      </w:tr>
    </w:tbl>
    <w:p w14:paraId="0B3C754C" w14:textId="77777777" w:rsidR="00496375" w:rsidRDefault="00496375">
      <w:pPr>
        <w:spacing w:after="0" w:line="360" w:lineRule="auto"/>
        <w:jc w:val="both"/>
        <w:rPr>
          <w:rFonts w:ascii="Power Geez Unicode1" w:hAnsi="Power Geez Unicode1" w:cs="Power Geez Unicode1"/>
          <w:bCs/>
          <w:sz w:val="24"/>
          <w:szCs w:val="24"/>
        </w:rPr>
      </w:pPr>
      <w:r>
        <w:rPr>
          <w:rFonts w:ascii="Power Geez Unicode1" w:hAnsi="Power Geez Unicode1" w:cs="Power Geez Unicode1"/>
          <w:sz w:val="24"/>
          <w:szCs w:val="24"/>
        </w:rPr>
        <w:t>† ኩንታል (100 ኪ.ግ/ሄ); **Significant at 99% probability level LR= የኖራ መጠን</w:t>
      </w:r>
      <w:r>
        <w:rPr>
          <w:rFonts w:ascii="Power Geez Unicode1" w:hAnsi="Power Geez Unicode1" w:cs="Power Geez Unicode1"/>
          <w:bCs/>
          <w:sz w:val="24"/>
          <w:szCs w:val="24"/>
        </w:rPr>
        <w:t xml:space="preserve">    </w:t>
      </w:r>
    </w:p>
    <w:p w14:paraId="296C8A26" w14:textId="77777777" w:rsidR="00496375" w:rsidRDefault="00496375">
      <w:pPr>
        <w:spacing w:after="0" w:line="360" w:lineRule="auto"/>
        <w:jc w:val="both"/>
        <w:rPr>
          <w:rFonts w:ascii="Power Geez Unicode1" w:hAnsi="Power Geez Unicode1" w:cs="Power Geez Unicode1"/>
          <w:bCs/>
          <w:sz w:val="24"/>
          <w:szCs w:val="24"/>
        </w:rPr>
      </w:pPr>
    </w:p>
    <w:p w14:paraId="43FCADB8" w14:textId="77777777" w:rsidR="00496375" w:rsidRDefault="00496375">
      <w:pPr>
        <w:spacing w:after="0" w:line="240" w:lineRule="auto"/>
        <w:jc w:val="both"/>
        <w:rPr>
          <w:rFonts w:ascii="Power Geez Unicode1" w:hAnsi="Power Geez Unicode1" w:cs="Power Geez Unicode1"/>
          <w:sz w:val="24"/>
          <w:szCs w:val="24"/>
          <w:lang w:val="am-ET"/>
        </w:rPr>
      </w:pPr>
      <w:r>
        <w:rPr>
          <w:rFonts w:ascii="Power Geez Unicode1" w:hAnsi="Power Geez Unicode1" w:cs="Power Geez Unicode1"/>
          <w:sz w:val="24"/>
          <w:szCs w:val="24"/>
        </w:rPr>
        <w:t xml:space="preserve">ሠንጠረዥ 3. </w:t>
      </w:r>
      <w:r>
        <w:rPr>
          <w:rFonts w:ascii="Power Geez Unicode1" w:hAnsi="Power Geez Unicode1" w:cs="Power Geez Unicode1"/>
          <w:sz w:val="24"/>
          <w:szCs w:val="24"/>
          <w:lang w:val="am-ET"/>
        </w:rPr>
        <w:t>የ</w:t>
      </w:r>
      <w:r>
        <w:rPr>
          <w:rFonts w:ascii="Power Geez Unicode1" w:hAnsi="Power Geez Unicode1" w:cs="Power Geez Unicode1"/>
          <w:sz w:val="24"/>
          <w:szCs w:val="24"/>
        </w:rPr>
        <w:t xml:space="preserve">አፈርን ፒ.ኤች በመጠቀም </w:t>
      </w:r>
      <w:r>
        <w:rPr>
          <w:rFonts w:ascii="Power Geez Unicode1" w:hAnsi="Power Geez Unicode1" w:cs="Power Geez Unicode1"/>
          <w:sz w:val="24"/>
          <w:szCs w:val="24"/>
          <w:lang w:val="am-ET"/>
        </w:rPr>
        <w:t xml:space="preserve">ለተለያዩ </w:t>
      </w:r>
      <w:r>
        <w:rPr>
          <w:rFonts w:ascii="Power Geez Unicode1" w:hAnsi="Power Geez Unicode1" w:cs="Power Geez Unicode1"/>
          <w:sz w:val="24"/>
          <w:szCs w:val="24"/>
        </w:rPr>
        <w:t xml:space="preserve">አሲድማ አፈር ተጋላጭ አካባቢዎች </w:t>
      </w:r>
      <w:r>
        <w:rPr>
          <w:rFonts w:ascii="Power Geez Unicode1" w:hAnsi="Power Geez Unicode1" w:cs="Power Geez Unicode1"/>
          <w:sz w:val="24"/>
          <w:szCs w:val="24"/>
          <w:lang w:val="am-ET"/>
        </w:rPr>
        <w:t xml:space="preserve">የተሰላ </w:t>
      </w:r>
      <w:r>
        <w:rPr>
          <w:rFonts w:ascii="Power Geez Unicode1" w:hAnsi="Power Geez Unicode1" w:cs="Power Geez Unicode1"/>
          <w:sz w:val="24"/>
          <w:szCs w:val="24"/>
        </w:rPr>
        <w:t>የኖራ ፍላጎት</w:t>
      </w:r>
      <w:r>
        <w:rPr>
          <w:rFonts w:ascii="Power Geez Unicode1" w:hAnsi="Power Geez Unicode1" w:cs="Power Geez Unicode1"/>
          <w:sz w:val="24"/>
          <w:szCs w:val="24"/>
          <w:lang w:val="am-ET"/>
        </w:rPr>
        <w:t xml:space="preserve"> </w:t>
      </w:r>
    </w:p>
    <w:tbl>
      <w:tblPr>
        <w:tblW w:w="959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5"/>
        <w:gridCol w:w="1260"/>
        <w:gridCol w:w="1260"/>
        <w:gridCol w:w="900"/>
        <w:gridCol w:w="1080"/>
        <w:gridCol w:w="1170"/>
        <w:gridCol w:w="1080"/>
        <w:gridCol w:w="1179"/>
      </w:tblGrid>
      <w:tr w:rsidR="00496375" w14:paraId="513C4CD9" w14:textId="77777777">
        <w:trPr>
          <w:trHeight w:val="235"/>
          <w:jc w:val="center"/>
        </w:trPr>
        <w:tc>
          <w:tcPr>
            <w:tcW w:w="1665" w:type="dxa"/>
            <w:vMerge w:val="restart"/>
            <w:noWrap/>
            <w:vAlign w:val="center"/>
          </w:tcPr>
          <w:p w14:paraId="4FA1447C" w14:textId="77777777" w:rsidR="00496375" w:rsidRDefault="00496375">
            <w:pPr>
              <w:spacing w:after="0" w:line="240" w:lineRule="auto"/>
              <w:jc w:val="center"/>
              <w:rPr>
                <w:rFonts w:ascii="Power Geez Unicode1" w:eastAsia="Times New Roman" w:hAnsi="Power Geez Unicode1" w:cs="Power Geez Unicode1"/>
                <w:b/>
                <w:color w:val="000000"/>
                <w:sz w:val="24"/>
                <w:szCs w:val="24"/>
              </w:rPr>
            </w:pPr>
            <w:r>
              <w:rPr>
                <w:rFonts w:ascii="Power Geez Unicode1" w:eastAsia="Times New Roman" w:hAnsi="Power Geez Unicode1" w:cs="Power Geez Unicode1"/>
                <w:b/>
                <w:color w:val="000000"/>
                <w:sz w:val="24"/>
                <w:szCs w:val="24"/>
              </w:rPr>
              <w:t>የአፈ</w:t>
            </w:r>
            <w:r>
              <w:rPr>
                <w:rFonts w:ascii="Power Geez Unicode1" w:eastAsia="Times New Roman" w:hAnsi="Power Geez Unicode1" w:cs="Power Geez Unicode1"/>
                <w:b/>
                <w:color w:val="000000"/>
                <w:sz w:val="24"/>
                <w:szCs w:val="24"/>
                <w:lang w:val="am-ET"/>
              </w:rPr>
              <w:t>ር</w:t>
            </w:r>
            <w:r>
              <w:rPr>
                <w:rFonts w:ascii="Power Geez Unicode1" w:eastAsia="Times New Roman" w:hAnsi="Power Geez Unicode1" w:cs="Power Geez Unicode1"/>
                <w:b/>
                <w:color w:val="000000"/>
                <w:sz w:val="24"/>
                <w:szCs w:val="24"/>
              </w:rPr>
              <w:t xml:space="preserve"> ፒ. ኤች</w:t>
            </w:r>
          </w:p>
        </w:tc>
        <w:tc>
          <w:tcPr>
            <w:tcW w:w="1260" w:type="dxa"/>
          </w:tcPr>
          <w:p w14:paraId="78CD1E50" w14:textId="77777777" w:rsidR="00496375" w:rsidRDefault="00496375">
            <w:pPr>
              <w:spacing w:after="0" w:line="240" w:lineRule="auto"/>
              <w:jc w:val="both"/>
              <w:rPr>
                <w:rFonts w:ascii="Power Geez Unicode1" w:eastAsia="Times New Roman" w:hAnsi="Power Geez Unicode1" w:cs="Power Geez Unicode1"/>
                <w:b/>
                <w:color w:val="000000"/>
                <w:sz w:val="24"/>
                <w:szCs w:val="24"/>
              </w:rPr>
            </w:pPr>
          </w:p>
        </w:tc>
        <w:tc>
          <w:tcPr>
            <w:tcW w:w="6669" w:type="dxa"/>
            <w:gridSpan w:val="6"/>
            <w:noWrap/>
            <w:vAlign w:val="bottom"/>
          </w:tcPr>
          <w:p w14:paraId="7010D806" w14:textId="77777777" w:rsidR="00496375" w:rsidRDefault="00496375">
            <w:pPr>
              <w:spacing w:after="0" w:line="240" w:lineRule="auto"/>
              <w:rPr>
                <w:rFonts w:ascii="Power Geez Unicode1" w:eastAsia="Times New Roman" w:hAnsi="Power Geez Unicode1" w:cs="Power Geez Unicode1"/>
                <w:b/>
                <w:color w:val="000000"/>
                <w:sz w:val="24"/>
                <w:szCs w:val="24"/>
              </w:rPr>
            </w:pPr>
            <w:r>
              <w:rPr>
                <w:rFonts w:ascii="Power Geez Unicode1" w:eastAsia="Times New Roman" w:hAnsi="Power Geez Unicode1" w:cs="Power Geez Unicode1"/>
                <w:b/>
                <w:color w:val="000000"/>
                <w:sz w:val="24"/>
                <w:szCs w:val="24"/>
              </w:rPr>
              <w:t>የኖራ መጠን (ኩንታል /ሄክ)</w:t>
            </w:r>
          </w:p>
        </w:tc>
      </w:tr>
      <w:tr w:rsidR="00496375" w14:paraId="63197811" w14:textId="77777777">
        <w:trPr>
          <w:trHeight w:val="665"/>
          <w:jc w:val="center"/>
        </w:trPr>
        <w:tc>
          <w:tcPr>
            <w:tcW w:w="1665" w:type="dxa"/>
            <w:vMerge/>
            <w:noWrap/>
            <w:vAlign w:val="bottom"/>
          </w:tcPr>
          <w:p w14:paraId="115D059D" w14:textId="77777777" w:rsidR="00496375" w:rsidRDefault="00496375">
            <w:pPr>
              <w:spacing w:after="0" w:line="240" w:lineRule="auto"/>
              <w:jc w:val="both"/>
              <w:rPr>
                <w:rFonts w:ascii="Power Geez Unicode1" w:eastAsia="Times New Roman" w:hAnsi="Power Geez Unicode1" w:cs="Power Geez Unicode1"/>
                <w:b/>
                <w:color w:val="000000"/>
                <w:sz w:val="24"/>
                <w:szCs w:val="24"/>
              </w:rPr>
            </w:pPr>
          </w:p>
        </w:tc>
        <w:tc>
          <w:tcPr>
            <w:tcW w:w="1260" w:type="dxa"/>
            <w:noWrap/>
            <w:vAlign w:val="bottom"/>
          </w:tcPr>
          <w:p w14:paraId="38AD1747" w14:textId="77777777" w:rsidR="00496375" w:rsidRDefault="00496375">
            <w:pPr>
              <w:spacing w:after="0" w:line="240" w:lineRule="auto"/>
              <w:ind w:left="30"/>
              <w:jc w:val="both"/>
              <w:rPr>
                <w:rFonts w:ascii="Power Geez Unicode1" w:eastAsia="Times New Roman" w:hAnsi="Power Geez Unicode1" w:cs="Power Geez Unicode1"/>
                <w:b/>
                <w:color w:val="000000"/>
                <w:sz w:val="24"/>
                <w:szCs w:val="24"/>
              </w:rPr>
            </w:pPr>
            <w:r>
              <w:rPr>
                <w:rFonts w:ascii="Power Geez Unicode1" w:eastAsia="Times New Roman" w:hAnsi="Power Geez Unicode1" w:cs="Power Geez Unicode1"/>
                <w:b/>
                <w:color w:val="000000"/>
                <w:sz w:val="24"/>
                <w:szCs w:val="24"/>
              </w:rPr>
              <w:t>መካከለኛ ኢትዮጵያ</w:t>
            </w:r>
          </w:p>
        </w:tc>
        <w:tc>
          <w:tcPr>
            <w:tcW w:w="1260" w:type="dxa"/>
            <w:vAlign w:val="bottom"/>
          </w:tcPr>
          <w:p w14:paraId="6362BDF5" w14:textId="77777777" w:rsidR="00496375" w:rsidRDefault="00496375">
            <w:pPr>
              <w:spacing w:after="0" w:line="240" w:lineRule="auto"/>
              <w:jc w:val="both"/>
              <w:rPr>
                <w:rFonts w:ascii="Power Geez Unicode1" w:eastAsia="Times New Roman" w:hAnsi="Power Geez Unicode1" w:cs="Power Geez Unicode1"/>
                <w:b/>
                <w:color w:val="000000"/>
                <w:sz w:val="24"/>
                <w:szCs w:val="24"/>
              </w:rPr>
            </w:pPr>
            <w:r>
              <w:rPr>
                <w:rFonts w:ascii="Power Geez Unicode1" w:eastAsia="Times New Roman" w:hAnsi="Power Geez Unicode1" w:cs="Power Geez Unicode1"/>
                <w:b/>
                <w:color w:val="000000"/>
                <w:sz w:val="24"/>
                <w:szCs w:val="24"/>
              </w:rPr>
              <w:t>ምዕራብ ኢትዮጵያ</w:t>
            </w:r>
          </w:p>
        </w:tc>
        <w:tc>
          <w:tcPr>
            <w:tcW w:w="900" w:type="dxa"/>
            <w:vAlign w:val="bottom"/>
          </w:tcPr>
          <w:p w14:paraId="5E1E3E90" w14:textId="77777777" w:rsidR="00496375" w:rsidRDefault="00496375">
            <w:pPr>
              <w:spacing w:after="0" w:line="240" w:lineRule="auto"/>
              <w:jc w:val="both"/>
              <w:rPr>
                <w:rFonts w:ascii="Power Geez Unicode1" w:eastAsia="Times New Roman" w:hAnsi="Power Geez Unicode1" w:cs="Power Geez Unicode1"/>
                <w:b/>
                <w:color w:val="000000"/>
                <w:sz w:val="24"/>
                <w:szCs w:val="24"/>
              </w:rPr>
            </w:pPr>
            <w:r>
              <w:rPr>
                <w:rFonts w:ascii="Power Geez Unicode1" w:eastAsia="Times New Roman" w:hAnsi="Power Geez Unicode1" w:cs="Power Geez Unicode1"/>
                <w:b/>
                <w:color w:val="000000"/>
                <w:sz w:val="24"/>
                <w:szCs w:val="24"/>
              </w:rPr>
              <w:t xml:space="preserve">አዊ ዞን </w:t>
            </w:r>
          </w:p>
        </w:tc>
        <w:tc>
          <w:tcPr>
            <w:tcW w:w="1080" w:type="dxa"/>
            <w:vAlign w:val="bottom"/>
          </w:tcPr>
          <w:p w14:paraId="4952FCFE" w14:textId="77777777" w:rsidR="00496375" w:rsidRDefault="00496375">
            <w:pPr>
              <w:spacing w:after="0" w:line="240" w:lineRule="auto"/>
              <w:jc w:val="both"/>
              <w:rPr>
                <w:rFonts w:ascii="Power Geez Unicode1" w:eastAsia="Times New Roman" w:hAnsi="Power Geez Unicode1" w:cs="Power Geez Unicode1"/>
                <w:b/>
                <w:color w:val="000000"/>
                <w:sz w:val="24"/>
                <w:szCs w:val="24"/>
              </w:rPr>
            </w:pPr>
            <w:r>
              <w:rPr>
                <w:rFonts w:ascii="Power Geez Unicode1" w:eastAsia="Times New Roman" w:hAnsi="Power Geez Unicode1" w:cs="Power Geez Unicode1"/>
                <w:b/>
                <w:color w:val="000000"/>
                <w:sz w:val="24"/>
                <w:szCs w:val="24"/>
              </w:rPr>
              <w:t xml:space="preserve">ምስራቅ ጎጃም </w:t>
            </w:r>
          </w:p>
        </w:tc>
        <w:tc>
          <w:tcPr>
            <w:tcW w:w="1170" w:type="dxa"/>
            <w:vAlign w:val="bottom"/>
          </w:tcPr>
          <w:p w14:paraId="0FC07E95" w14:textId="77777777" w:rsidR="00496375" w:rsidRDefault="00496375">
            <w:pPr>
              <w:spacing w:after="0" w:line="240" w:lineRule="auto"/>
              <w:jc w:val="both"/>
              <w:rPr>
                <w:rFonts w:ascii="Power Geez Unicode1" w:eastAsia="Times New Roman" w:hAnsi="Power Geez Unicode1" w:cs="Power Geez Unicode1"/>
                <w:b/>
                <w:color w:val="000000"/>
                <w:sz w:val="24"/>
                <w:szCs w:val="24"/>
              </w:rPr>
            </w:pPr>
            <w:r>
              <w:rPr>
                <w:rFonts w:ascii="Power Geez Unicode1" w:eastAsia="Times New Roman" w:hAnsi="Power Geez Unicode1" w:cs="Power Geez Unicode1"/>
                <w:b/>
                <w:color w:val="000000"/>
                <w:sz w:val="24"/>
                <w:szCs w:val="24"/>
              </w:rPr>
              <w:t>ጨንቻ እና ቡሌ</w:t>
            </w:r>
          </w:p>
        </w:tc>
        <w:tc>
          <w:tcPr>
            <w:tcW w:w="1080" w:type="dxa"/>
            <w:vAlign w:val="bottom"/>
          </w:tcPr>
          <w:p w14:paraId="66C4D997" w14:textId="77777777" w:rsidR="00496375" w:rsidRDefault="00496375">
            <w:pPr>
              <w:spacing w:after="0" w:line="240" w:lineRule="auto"/>
              <w:jc w:val="both"/>
              <w:rPr>
                <w:rFonts w:ascii="Power Geez Unicode1" w:hAnsi="Power Geez Unicode1" w:cs="Power Geez Unicode1"/>
                <w:b/>
                <w:sz w:val="24"/>
                <w:szCs w:val="24"/>
              </w:rPr>
            </w:pPr>
            <w:r>
              <w:rPr>
                <w:rFonts w:ascii="Power Geez Unicode1" w:hAnsi="Power Geez Unicode1" w:cs="Power Geez Unicode1"/>
                <w:b/>
                <w:sz w:val="24"/>
                <w:szCs w:val="24"/>
              </w:rPr>
              <w:t xml:space="preserve">ጉራጌ ዞን </w:t>
            </w:r>
          </w:p>
        </w:tc>
        <w:tc>
          <w:tcPr>
            <w:tcW w:w="1179" w:type="dxa"/>
            <w:vAlign w:val="bottom"/>
          </w:tcPr>
          <w:p w14:paraId="28DC704A" w14:textId="77777777" w:rsidR="00496375" w:rsidRDefault="00496375">
            <w:pPr>
              <w:spacing w:after="0" w:line="240" w:lineRule="auto"/>
              <w:jc w:val="both"/>
              <w:rPr>
                <w:rFonts w:ascii="Power Geez Unicode1" w:hAnsi="Power Geez Unicode1" w:cs="Power Geez Unicode1"/>
                <w:b/>
                <w:sz w:val="24"/>
                <w:szCs w:val="24"/>
              </w:rPr>
            </w:pPr>
            <w:r>
              <w:rPr>
                <w:rFonts w:ascii="Power Geez Unicode1" w:hAnsi="Power Geez Unicode1" w:cs="Power Geez Unicode1"/>
                <w:b/>
                <w:sz w:val="24"/>
                <w:szCs w:val="24"/>
              </w:rPr>
              <w:t>አጠቃላይ</w:t>
            </w:r>
          </w:p>
          <w:p w14:paraId="2BCC9915" w14:textId="77777777" w:rsidR="00496375" w:rsidRDefault="00496375">
            <w:pPr>
              <w:spacing w:after="0" w:line="240" w:lineRule="auto"/>
              <w:jc w:val="both"/>
              <w:rPr>
                <w:rFonts w:ascii="Power Geez Unicode1" w:eastAsia="Times New Roman" w:hAnsi="Power Geez Unicode1" w:cs="Power Geez Unicode1"/>
                <w:b/>
                <w:color w:val="000000"/>
                <w:sz w:val="24"/>
                <w:szCs w:val="24"/>
              </w:rPr>
            </w:pPr>
          </w:p>
        </w:tc>
      </w:tr>
      <w:tr w:rsidR="00496375" w14:paraId="1E835B17" w14:textId="77777777">
        <w:trPr>
          <w:trHeight w:val="300"/>
          <w:jc w:val="center"/>
        </w:trPr>
        <w:tc>
          <w:tcPr>
            <w:tcW w:w="1665" w:type="dxa"/>
            <w:noWrap/>
            <w:vAlign w:val="bottom"/>
          </w:tcPr>
          <w:p w14:paraId="63202247"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3.8</w:t>
            </w:r>
          </w:p>
        </w:tc>
        <w:tc>
          <w:tcPr>
            <w:tcW w:w="1260" w:type="dxa"/>
            <w:noWrap/>
            <w:vAlign w:val="bottom"/>
          </w:tcPr>
          <w:p w14:paraId="62CFF288"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55.4</w:t>
            </w:r>
          </w:p>
        </w:tc>
        <w:tc>
          <w:tcPr>
            <w:tcW w:w="1260" w:type="dxa"/>
            <w:vAlign w:val="center"/>
          </w:tcPr>
          <w:p w14:paraId="5E982518"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119.6</w:t>
            </w:r>
          </w:p>
        </w:tc>
        <w:tc>
          <w:tcPr>
            <w:tcW w:w="900" w:type="dxa"/>
            <w:vAlign w:val="center"/>
          </w:tcPr>
          <w:p w14:paraId="0DD3F3D2"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130.8</w:t>
            </w:r>
          </w:p>
        </w:tc>
        <w:tc>
          <w:tcPr>
            <w:tcW w:w="1080" w:type="dxa"/>
            <w:vAlign w:val="center"/>
          </w:tcPr>
          <w:p w14:paraId="173D7A8F"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49.9</w:t>
            </w:r>
          </w:p>
        </w:tc>
        <w:tc>
          <w:tcPr>
            <w:tcW w:w="1170" w:type="dxa"/>
            <w:vAlign w:val="center"/>
          </w:tcPr>
          <w:p w14:paraId="2C938D6D"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73.5</w:t>
            </w:r>
          </w:p>
        </w:tc>
        <w:tc>
          <w:tcPr>
            <w:tcW w:w="1080" w:type="dxa"/>
            <w:vAlign w:val="center"/>
          </w:tcPr>
          <w:p w14:paraId="33A56165" w14:textId="77777777" w:rsidR="00496375" w:rsidRDefault="00496375">
            <w:pPr>
              <w:spacing w:after="0" w:line="360" w:lineRule="auto"/>
              <w:jc w:val="both"/>
              <w:rPr>
                <w:rFonts w:ascii="Power Geez Unicode1" w:eastAsia="Times New Roman" w:hAnsi="Power Geez Unicode1" w:cs="Power Geez Unicode1"/>
                <w:color w:val="000000"/>
                <w:sz w:val="24"/>
                <w:szCs w:val="24"/>
                <w:lang w:eastAsia="en-GB"/>
              </w:rPr>
            </w:pPr>
            <w:r>
              <w:rPr>
                <w:rFonts w:ascii="Power Geez Unicode1" w:eastAsia="Times New Roman" w:hAnsi="Power Geez Unicode1" w:cs="Power Geez Unicode1"/>
                <w:color w:val="000000"/>
                <w:sz w:val="24"/>
                <w:szCs w:val="24"/>
                <w:lang w:eastAsia="en-GB"/>
              </w:rPr>
              <w:t>142.0</w:t>
            </w:r>
          </w:p>
        </w:tc>
        <w:tc>
          <w:tcPr>
            <w:tcW w:w="1179" w:type="dxa"/>
          </w:tcPr>
          <w:p w14:paraId="6A962E84"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hAnsi="Power Geez Unicode1" w:cs="Power Geez Unicode1"/>
                <w:sz w:val="24"/>
                <w:szCs w:val="24"/>
              </w:rPr>
              <w:t>105.8</w:t>
            </w:r>
          </w:p>
        </w:tc>
      </w:tr>
      <w:tr w:rsidR="00496375" w14:paraId="150E074A" w14:textId="77777777">
        <w:trPr>
          <w:trHeight w:val="300"/>
          <w:jc w:val="center"/>
        </w:trPr>
        <w:tc>
          <w:tcPr>
            <w:tcW w:w="1665" w:type="dxa"/>
            <w:noWrap/>
            <w:vAlign w:val="bottom"/>
          </w:tcPr>
          <w:p w14:paraId="304A52BB"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4.0</w:t>
            </w:r>
          </w:p>
        </w:tc>
        <w:tc>
          <w:tcPr>
            <w:tcW w:w="1260" w:type="dxa"/>
            <w:noWrap/>
            <w:vAlign w:val="bottom"/>
          </w:tcPr>
          <w:p w14:paraId="2E548D73"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46.1</w:t>
            </w:r>
          </w:p>
        </w:tc>
        <w:tc>
          <w:tcPr>
            <w:tcW w:w="1260" w:type="dxa"/>
            <w:vAlign w:val="center"/>
          </w:tcPr>
          <w:p w14:paraId="7CC3537C"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99.0</w:t>
            </w:r>
          </w:p>
        </w:tc>
        <w:tc>
          <w:tcPr>
            <w:tcW w:w="900" w:type="dxa"/>
            <w:vAlign w:val="center"/>
          </w:tcPr>
          <w:p w14:paraId="6C66ACA9"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106.8</w:t>
            </w:r>
          </w:p>
        </w:tc>
        <w:tc>
          <w:tcPr>
            <w:tcW w:w="1080" w:type="dxa"/>
            <w:vAlign w:val="center"/>
          </w:tcPr>
          <w:p w14:paraId="39FACFE6"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42.3</w:t>
            </w:r>
          </w:p>
        </w:tc>
        <w:tc>
          <w:tcPr>
            <w:tcW w:w="1170" w:type="dxa"/>
            <w:vAlign w:val="center"/>
          </w:tcPr>
          <w:p w14:paraId="660671CF"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59.9</w:t>
            </w:r>
          </w:p>
        </w:tc>
        <w:tc>
          <w:tcPr>
            <w:tcW w:w="1080" w:type="dxa"/>
            <w:vAlign w:val="center"/>
          </w:tcPr>
          <w:p w14:paraId="20490870" w14:textId="77777777" w:rsidR="00496375" w:rsidRDefault="00496375">
            <w:pPr>
              <w:spacing w:after="0" w:line="360" w:lineRule="auto"/>
              <w:jc w:val="both"/>
              <w:rPr>
                <w:rFonts w:ascii="Power Geez Unicode1" w:eastAsia="Times New Roman" w:hAnsi="Power Geez Unicode1" w:cs="Power Geez Unicode1"/>
                <w:color w:val="000000"/>
                <w:sz w:val="24"/>
                <w:szCs w:val="24"/>
                <w:lang w:eastAsia="en-GB"/>
              </w:rPr>
            </w:pPr>
            <w:r>
              <w:rPr>
                <w:rFonts w:ascii="Power Geez Unicode1" w:eastAsia="Times New Roman" w:hAnsi="Power Geez Unicode1" w:cs="Power Geez Unicode1"/>
                <w:color w:val="000000"/>
                <w:sz w:val="24"/>
                <w:szCs w:val="24"/>
                <w:lang w:eastAsia="en-GB"/>
              </w:rPr>
              <w:t>111.5</w:t>
            </w:r>
          </w:p>
        </w:tc>
        <w:tc>
          <w:tcPr>
            <w:tcW w:w="1179" w:type="dxa"/>
          </w:tcPr>
          <w:p w14:paraId="2CD57C4B"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hAnsi="Power Geez Unicode1" w:cs="Power Geez Unicode1"/>
                <w:sz w:val="24"/>
                <w:szCs w:val="24"/>
              </w:rPr>
              <w:t>86.0</w:t>
            </w:r>
          </w:p>
        </w:tc>
      </w:tr>
      <w:tr w:rsidR="00496375" w14:paraId="1BC3320B" w14:textId="77777777">
        <w:trPr>
          <w:trHeight w:val="300"/>
          <w:jc w:val="center"/>
        </w:trPr>
        <w:tc>
          <w:tcPr>
            <w:tcW w:w="1665" w:type="dxa"/>
            <w:noWrap/>
            <w:vAlign w:val="bottom"/>
          </w:tcPr>
          <w:p w14:paraId="563A64A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4.2</w:t>
            </w:r>
          </w:p>
        </w:tc>
        <w:tc>
          <w:tcPr>
            <w:tcW w:w="1260" w:type="dxa"/>
            <w:noWrap/>
            <w:vAlign w:val="bottom"/>
          </w:tcPr>
          <w:p w14:paraId="1933E1B7"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37.7</w:t>
            </w:r>
          </w:p>
        </w:tc>
        <w:tc>
          <w:tcPr>
            <w:tcW w:w="1260" w:type="dxa"/>
            <w:vAlign w:val="center"/>
          </w:tcPr>
          <w:p w14:paraId="7666DFCD"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79.9</w:t>
            </w:r>
          </w:p>
        </w:tc>
        <w:tc>
          <w:tcPr>
            <w:tcW w:w="900" w:type="dxa"/>
            <w:vAlign w:val="center"/>
          </w:tcPr>
          <w:p w14:paraId="63A4AFC2"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85.2</w:t>
            </w:r>
          </w:p>
        </w:tc>
        <w:tc>
          <w:tcPr>
            <w:tcW w:w="1080" w:type="dxa"/>
            <w:vAlign w:val="center"/>
          </w:tcPr>
          <w:p w14:paraId="3FF7A21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35.3</w:t>
            </w:r>
          </w:p>
        </w:tc>
        <w:tc>
          <w:tcPr>
            <w:tcW w:w="1170" w:type="dxa"/>
            <w:vAlign w:val="center"/>
          </w:tcPr>
          <w:p w14:paraId="1A11DC18"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47.7</w:t>
            </w:r>
          </w:p>
        </w:tc>
        <w:tc>
          <w:tcPr>
            <w:tcW w:w="1080" w:type="dxa"/>
            <w:vAlign w:val="center"/>
          </w:tcPr>
          <w:p w14:paraId="3A353DBD" w14:textId="77777777" w:rsidR="00496375" w:rsidRDefault="00496375">
            <w:pPr>
              <w:spacing w:after="0" w:line="360" w:lineRule="auto"/>
              <w:jc w:val="both"/>
              <w:rPr>
                <w:rFonts w:ascii="Power Geez Unicode1" w:eastAsia="Times New Roman" w:hAnsi="Power Geez Unicode1" w:cs="Power Geez Unicode1"/>
                <w:color w:val="000000"/>
                <w:sz w:val="24"/>
                <w:szCs w:val="24"/>
                <w:lang w:eastAsia="en-GB"/>
              </w:rPr>
            </w:pPr>
            <w:r>
              <w:rPr>
                <w:rFonts w:ascii="Power Geez Unicode1" w:eastAsia="Times New Roman" w:hAnsi="Power Geez Unicode1" w:cs="Power Geez Unicode1"/>
                <w:color w:val="000000"/>
                <w:sz w:val="24"/>
                <w:szCs w:val="24"/>
                <w:lang w:eastAsia="en-GB"/>
              </w:rPr>
              <w:t>84.7</w:t>
            </w:r>
          </w:p>
        </w:tc>
        <w:tc>
          <w:tcPr>
            <w:tcW w:w="1179" w:type="dxa"/>
          </w:tcPr>
          <w:p w14:paraId="278E5E4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hAnsi="Power Geez Unicode1" w:cs="Power Geez Unicode1"/>
                <w:sz w:val="24"/>
                <w:szCs w:val="24"/>
              </w:rPr>
              <w:t>68.2</w:t>
            </w:r>
          </w:p>
        </w:tc>
      </w:tr>
      <w:tr w:rsidR="00496375" w14:paraId="5FA48A0E" w14:textId="77777777">
        <w:trPr>
          <w:trHeight w:val="300"/>
          <w:jc w:val="center"/>
        </w:trPr>
        <w:tc>
          <w:tcPr>
            <w:tcW w:w="1665" w:type="dxa"/>
            <w:noWrap/>
            <w:vAlign w:val="bottom"/>
          </w:tcPr>
          <w:p w14:paraId="2A63939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4.4</w:t>
            </w:r>
          </w:p>
        </w:tc>
        <w:tc>
          <w:tcPr>
            <w:tcW w:w="1260" w:type="dxa"/>
            <w:noWrap/>
            <w:vAlign w:val="bottom"/>
          </w:tcPr>
          <w:p w14:paraId="49218ED3"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30.1</w:t>
            </w:r>
          </w:p>
        </w:tc>
        <w:tc>
          <w:tcPr>
            <w:tcW w:w="1260" w:type="dxa"/>
            <w:vAlign w:val="center"/>
          </w:tcPr>
          <w:p w14:paraId="27710A5F"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62.4</w:t>
            </w:r>
          </w:p>
        </w:tc>
        <w:tc>
          <w:tcPr>
            <w:tcW w:w="900" w:type="dxa"/>
            <w:vAlign w:val="center"/>
          </w:tcPr>
          <w:p w14:paraId="36A7B08F"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65.9</w:t>
            </w:r>
          </w:p>
        </w:tc>
        <w:tc>
          <w:tcPr>
            <w:tcW w:w="1080" w:type="dxa"/>
            <w:vAlign w:val="center"/>
          </w:tcPr>
          <w:p w14:paraId="5A2D33D1"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29.0</w:t>
            </w:r>
          </w:p>
        </w:tc>
        <w:tc>
          <w:tcPr>
            <w:tcW w:w="1170" w:type="dxa"/>
            <w:vAlign w:val="center"/>
          </w:tcPr>
          <w:p w14:paraId="1329B8E9"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36.9</w:t>
            </w:r>
          </w:p>
        </w:tc>
        <w:tc>
          <w:tcPr>
            <w:tcW w:w="1080" w:type="dxa"/>
            <w:vAlign w:val="center"/>
          </w:tcPr>
          <w:p w14:paraId="42A79045" w14:textId="77777777" w:rsidR="00496375" w:rsidRDefault="00496375">
            <w:pPr>
              <w:spacing w:after="0" w:line="360" w:lineRule="auto"/>
              <w:jc w:val="both"/>
              <w:rPr>
                <w:rFonts w:ascii="Power Geez Unicode1" w:eastAsia="Times New Roman" w:hAnsi="Power Geez Unicode1" w:cs="Power Geez Unicode1"/>
                <w:color w:val="000000"/>
                <w:sz w:val="24"/>
                <w:szCs w:val="24"/>
                <w:lang w:eastAsia="en-GB"/>
              </w:rPr>
            </w:pPr>
            <w:r>
              <w:rPr>
                <w:rFonts w:ascii="Power Geez Unicode1" w:eastAsia="Times New Roman" w:hAnsi="Power Geez Unicode1" w:cs="Power Geez Unicode1"/>
                <w:color w:val="000000"/>
                <w:sz w:val="24"/>
                <w:szCs w:val="24"/>
                <w:lang w:eastAsia="en-GB"/>
              </w:rPr>
              <w:t>61.6</w:t>
            </w:r>
          </w:p>
        </w:tc>
        <w:tc>
          <w:tcPr>
            <w:tcW w:w="1179" w:type="dxa"/>
          </w:tcPr>
          <w:p w14:paraId="315687CD"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hAnsi="Power Geez Unicode1" w:cs="Power Geez Unicode1"/>
                <w:sz w:val="24"/>
                <w:szCs w:val="24"/>
              </w:rPr>
              <w:t>52.4</w:t>
            </w:r>
          </w:p>
        </w:tc>
      </w:tr>
      <w:tr w:rsidR="00496375" w14:paraId="2DAE5E8F" w14:textId="77777777">
        <w:trPr>
          <w:trHeight w:val="300"/>
          <w:jc w:val="center"/>
        </w:trPr>
        <w:tc>
          <w:tcPr>
            <w:tcW w:w="1665" w:type="dxa"/>
            <w:noWrap/>
            <w:vAlign w:val="bottom"/>
          </w:tcPr>
          <w:p w14:paraId="465118F9"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4.6</w:t>
            </w:r>
          </w:p>
        </w:tc>
        <w:tc>
          <w:tcPr>
            <w:tcW w:w="1260" w:type="dxa"/>
            <w:noWrap/>
            <w:vAlign w:val="bottom"/>
          </w:tcPr>
          <w:p w14:paraId="3037D2CA"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23.5</w:t>
            </w:r>
          </w:p>
        </w:tc>
        <w:tc>
          <w:tcPr>
            <w:tcW w:w="1260" w:type="dxa"/>
            <w:vAlign w:val="center"/>
          </w:tcPr>
          <w:p w14:paraId="689E4A0D"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46.4</w:t>
            </w:r>
          </w:p>
        </w:tc>
        <w:tc>
          <w:tcPr>
            <w:tcW w:w="900" w:type="dxa"/>
            <w:vAlign w:val="center"/>
          </w:tcPr>
          <w:p w14:paraId="1B8BB72E"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49.0</w:t>
            </w:r>
          </w:p>
        </w:tc>
        <w:tc>
          <w:tcPr>
            <w:tcW w:w="1080" w:type="dxa"/>
            <w:vAlign w:val="center"/>
          </w:tcPr>
          <w:p w14:paraId="59FF2D1C"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23.2</w:t>
            </w:r>
          </w:p>
        </w:tc>
        <w:tc>
          <w:tcPr>
            <w:tcW w:w="1170" w:type="dxa"/>
            <w:vAlign w:val="center"/>
          </w:tcPr>
          <w:p w14:paraId="2D727D5D"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27.4</w:t>
            </w:r>
          </w:p>
        </w:tc>
        <w:tc>
          <w:tcPr>
            <w:tcW w:w="1080" w:type="dxa"/>
            <w:vAlign w:val="center"/>
          </w:tcPr>
          <w:p w14:paraId="1C402BBC" w14:textId="77777777" w:rsidR="00496375" w:rsidRDefault="00496375">
            <w:pPr>
              <w:spacing w:after="0" w:line="360" w:lineRule="auto"/>
              <w:jc w:val="both"/>
              <w:rPr>
                <w:rFonts w:ascii="Power Geez Unicode1" w:eastAsia="Times New Roman" w:hAnsi="Power Geez Unicode1" w:cs="Power Geez Unicode1"/>
                <w:color w:val="000000"/>
                <w:sz w:val="24"/>
                <w:szCs w:val="24"/>
                <w:lang w:eastAsia="en-GB"/>
              </w:rPr>
            </w:pPr>
            <w:r>
              <w:rPr>
                <w:rFonts w:ascii="Power Geez Unicode1" w:eastAsia="Times New Roman" w:hAnsi="Power Geez Unicode1" w:cs="Power Geez Unicode1"/>
                <w:color w:val="000000"/>
                <w:sz w:val="24"/>
                <w:szCs w:val="24"/>
                <w:lang w:eastAsia="en-GB"/>
              </w:rPr>
              <w:t>42.2</w:t>
            </w:r>
          </w:p>
        </w:tc>
        <w:tc>
          <w:tcPr>
            <w:tcW w:w="1179" w:type="dxa"/>
          </w:tcPr>
          <w:p w14:paraId="64DA81B1"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hAnsi="Power Geez Unicode1" w:cs="Power Geez Unicode1"/>
                <w:sz w:val="24"/>
                <w:szCs w:val="24"/>
              </w:rPr>
              <w:t>38.6</w:t>
            </w:r>
          </w:p>
        </w:tc>
      </w:tr>
      <w:tr w:rsidR="00496375" w14:paraId="57403554" w14:textId="77777777">
        <w:trPr>
          <w:trHeight w:val="300"/>
          <w:jc w:val="center"/>
        </w:trPr>
        <w:tc>
          <w:tcPr>
            <w:tcW w:w="1665" w:type="dxa"/>
            <w:noWrap/>
            <w:vAlign w:val="bottom"/>
          </w:tcPr>
          <w:p w14:paraId="156E6613"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4.8</w:t>
            </w:r>
          </w:p>
        </w:tc>
        <w:tc>
          <w:tcPr>
            <w:tcW w:w="1260" w:type="dxa"/>
            <w:noWrap/>
            <w:vAlign w:val="bottom"/>
          </w:tcPr>
          <w:p w14:paraId="474E9D60"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17.7</w:t>
            </w:r>
          </w:p>
        </w:tc>
        <w:tc>
          <w:tcPr>
            <w:tcW w:w="1260" w:type="dxa"/>
            <w:vAlign w:val="center"/>
          </w:tcPr>
          <w:p w14:paraId="2DF847BD"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32.0</w:t>
            </w:r>
          </w:p>
        </w:tc>
        <w:tc>
          <w:tcPr>
            <w:tcW w:w="900" w:type="dxa"/>
            <w:vAlign w:val="center"/>
          </w:tcPr>
          <w:p w14:paraId="28E4EBAA"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34.5</w:t>
            </w:r>
          </w:p>
        </w:tc>
        <w:tc>
          <w:tcPr>
            <w:tcW w:w="1080" w:type="dxa"/>
            <w:vAlign w:val="center"/>
          </w:tcPr>
          <w:p w14:paraId="71318F9A"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18.0</w:t>
            </w:r>
          </w:p>
        </w:tc>
        <w:tc>
          <w:tcPr>
            <w:tcW w:w="1170" w:type="dxa"/>
            <w:vAlign w:val="center"/>
          </w:tcPr>
          <w:p w14:paraId="155F05A7"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19.4</w:t>
            </w:r>
          </w:p>
        </w:tc>
        <w:tc>
          <w:tcPr>
            <w:tcW w:w="1080" w:type="dxa"/>
            <w:vAlign w:val="center"/>
          </w:tcPr>
          <w:p w14:paraId="79689123" w14:textId="77777777" w:rsidR="00496375" w:rsidRDefault="00496375">
            <w:pPr>
              <w:spacing w:after="0" w:line="360" w:lineRule="auto"/>
              <w:jc w:val="both"/>
              <w:rPr>
                <w:rFonts w:ascii="Power Geez Unicode1" w:eastAsia="Times New Roman" w:hAnsi="Power Geez Unicode1" w:cs="Power Geez Unicode1"/>
                <w:color w:val="000000"/>
                <w:sz w:val="24"/>
                <w:szCs w:val="24"/>
                <w:lang w:eastAsia="en-GB"/>
              </w:rPr>
            </w:pPr>
            <w:r>
              <w:rPr>
                <w:rFonts w:ascii="Power Geez Unicode1" w:eastAsia="Times New Roman" w:hAnsi="Power Geez Unicode1" w:cs="Power Geez Unicode1"/>
                <w:color w:val="000000"/>
                <w:sz w:val="24"/>
                <w:szCs w:val="24"/>
                <w:lang w:eastAsia="en-GB"/>
              </w:rPr>
              <w:t>26.6</w:t>
            </w:r>
          </w:p>
        </w:tc>
        <w:tc>
          <w:tcPr>
            <w:tcW w:w="1179" w:type="dxa"/>
          </w:tcPr>
          <w:p w14:paraId="3B94D1C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hAnsi="Power Geez Unicode1" w:cs="Power Geez Unicode1"/>
                <w:sz w:val="24"/>
                <w:szCs w:val="24"/>
              </w:rPr>
              <w:t>26.8</w:t>
            </w:r>
          </w:p>
        </w:tc>
      </w:tr>
      <w:tr w:rsidR="00496375" w14:paraId="0FE76109" w14:textId="77777777">
        <w:trPr>
          <w:trHeight w:val="300"/>
          <w:jc w:val="center"/>
        </w:trPr>
        <w:tc>
          <w:tcPr>
            <w:tcW w:w="1665" w:type="dxa"/>
            <w:noWrap/>
            <w:vAlign w:val="bottom"/>
          </w:tcPr>
          <w:p w14:paraId="554AAB49"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5.0</w:t>
            </w:r>
          </w:p>
        </w:tc>
        <w:tc>
          <w:tcPr>
            <w:tcW w:w="1260" w:type="dxa"/>
            <w:noWrap/>
            <w:vAlign w:val="bottom"/>
          </w:tcPr>
          <w:p w14:paraId="2C99EC3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12.8</w:t>
            </w:r>
          </w:p>
        </w:tc>
        <w:tc>
          <w:tcPr>
            <w:tcW w:w="1260" w:type="dxa"/>
            <w:vAlign w:val="center"/>
          </w:tcPr>
          <w:p w14:paraId="28077B2E"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19.2</w:t>
            </w:r>
          </w:p>
        </w:tc>
        <w:tc>
          <w:tcPr>
            <w:tcW w:w="900" w:type="dxa"/>
            <w:vAlign w:val="center"/>
          </w:tcPr>
          <w:p w14:paraId="420D69F4"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22.4</w:t>
            </w:r>
          </w:p>
        </w:tc>
        <w:tc>
          <w:tcPr>
            <w:tcW w:w="1080" w:type="dxa"/>
            <w:vAlign w:val="center"/>
          </w:tcPr>
          <w:p w14:paraId="17A6921B"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13.5</w:t>
            </w:r>
          </w:p>
        </w:tc>
        <w:tc>
          <w:tcPr>
            <w:tcW w:w="1170" w:type="dxa"/>
            <w:vAlign w:val="center"/>
          </w:tcPr>
          <w:p w14:paraId="6C3FCED4"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12.8</w:t>
            </w:r>
          </w:p>
        </w:tc>
        <w:tc>
          <w:tcPr>
            <w:tcW w:w="1080" w:type="dxa"/>
            <w:vAlign w:val="center"/>
          </w:tcPr>
          <w:p w14:paraId="66EE7D9F" w14:textId="77777777" w:rsidR="00496375" w:rsidRDefault="00496375">
            <w:pPr>
              <w:spacing w:after="0" w:line="360" w:lineRule="auto"/>
              <w:jc w:val="both"/>
              <w:rPr>
                <w:rFonts w:ascii="Power Geez Unicode1" w:eastAsia="Times New Roman" w:hAnsi="Power Geez Unicode1" w:cs="Power Geez Unicode1"/>
                <w:color w:val="000000"/>
                <w:sz w:val="24"/>
                <w:szCs w:val="24"/>
                <w:lang w:eastAsia="en-GB"/>
              </w:rPr>
            </w:pPr>
            <w:r>
              <w:rPr>
                <w:rFonts w:ascii="Power Geez Unicode1" w:eastAsia="Times New Roman" w:hAnsi="Power Geez Unicode1" w:cs="Power Geez Unicode1"/>
                <w:color w:val="000000"/>
                <w:sz w:val="24"/>
                <w:szCs w:val="24"/>
                <w:lang w:eastAsia="en-GB"/>
              </w:rPr>
              <w:t>14.6</w:t>
            </w:r>
          </w:p>
        </w:tc>
        <w:tc>
          <w:tcPr>
            <w:tcW w:w="1179" w:type="dxa"/>
          </w:tcPr>
          <w:p w14:paraId="66561819"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hAnsi="Power Geez Unicode1" w:cs="Power Geez Unicode1"/>
                <w:sz w:val="24"/>
                <w:szCs w:val="24"/>
              </w:rPr>
              <w:t>17.1</w:t>
            </w:r>
          </w:p>
        </w:tc>
      </w:tr>
      <w:tr w:rsidR="00496375" w14:paraId="22260254" w14:textId="77777777">
        <w:trPr>
          <w:trHeight w:val="300"/>
          <w:jc w:val="center"/>
        </w:trPr>
        <w:tc>
          <w:tcPr>
            <w:tcW w:w="1665" w:type="dxa"/>
            <w:noWrap/>
            <w:vAlign w:val="bottom"/>
          </w:tcPr>
          <w:p w14:paraId="3A82439A"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5.2</w:t>
            </w:r>
          </w:p>
        </w:tc>
        <w:tc>
          <w:tcPr>
            <w:tcW w:w="1260" w:type="dxa"/>
            <w:noWrap/>
            <w:vAlign w:val="bottom"/>
          </w:tcPr>
          <w:p w14:paraId="326840AA"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8.8</w:t>
            </w:r>
          </w:p>
        </w:tc>
        <w:tc>
          <w:tcPr>
            <w:tcW w:w="1260" w:type="dxa"/>
            <w:vAlign w:val="center"/>
          </w:tcPr>
          <w:p w14:paraId="64858BCD"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7.9</w:t>
            </w:r>
          </w:p>
        </w:tc>
        <w:tc>
          <w:tcPr>
            <w:tcW w:w="900" w:type="dxa"/>
            <w:vAlign w:val="center"/>
          </w:tcPr>
          <w:p w14:paraId="725133B3"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12.6</w:t>
            </w:r>
          </w:p>
        </w:tc>
        <w:tc>
          <w:tcPr>
            <w:tcW w:w="1080" w:type="dxa"/>
            <w:vAlign w:val="center"/>
          </w:tcPr>
          <w:p w14:paraId="30396060"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9.6</w:t>
            </w:r>
          </w:p>
        </w:tc>
        <w:tc>
          <w:tcPr>
            <w:tcW w:w="1170" w:type="dxa"/>
            <w:vAlign w:val="center"/>
          </w:tcPr>
          <w:p w14:paraId="24331094"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7.6</w:t>
            </w:r>
          </w:p>
        </w:tc>
        <w:tc>
          <w:tcPr>
            <w:tcW w:w="1080" w:type="dxa"/>
            <w:vAlign w:val="center"/>
          </w:tcPr>
          <w:p w14:paraId="560FBF1A" w14:textId="77777777" w:rsidR="00496375" w:rsidRDefault="00496375">
            <w:pPr>
              <w:spacing w:after="0" w:line="360" w:lineRule="auto"/>
              <w:jc w:val="both"/>
              <w:rPr>
                <w:rFonts w:ascii="Power Geez Unicode1" w:eastAsia="Times New Roman" w:hAnsi="Power Geez Unicode1" w:cs="Power Geez Unicode1"/>
                <w:color w:val="000000"/>
                <w:sz w:val="24"/>
                <w:szCs w:val="24"/>
                <w:lang w:eastAsia="en-GB"/>
              </w:rPr>
            </w:pPr>
            <w:r>
              <w:rPr>
                <w:rFonts w:ascii="Power Geez Unicode1" w:eastAsia="Times New Roman" w:hAnsi="Power Geez Unicode1" w:cs="Power Geez Unicode1"/>
                <w:color w:val="000000"/>
                <w:sz w:val="24"/>
                <w:szCs w:val="24"/>
                <w:lang w:eastAsia="en-GB"/>
              </w:rPr>
              <w:t>6.3</w:t>
            </w:r>
          </w:p>
        </w:tc>
        <w:tc>
          <w:tcPr>
            <w:tcW w:w="1179" w:type="dxa"/>
          </w:tcPr>
          <w:p w14:paraId="3523314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hAnsi="Power Geez Unicode1" w:cs="Power Geez Unicode1"/>
                <w:sz w:val="24"/>
                <w:szCs w:val="24"/>
              </w:rPr>
              <w:t>9.4</w:t>
            </w:r>
          </w:p>
        </w:tc>
      </w:tr>
      <w:tr w:rsidR="00496375" w14:paraId="2C0D2F02" w14:textId="77777777">
        <w:trPr>
          <w:trHeight w:val="300"/>
          <w:jc w:val="center"/>
        </w:trPr>
        <w:tc>
          <w:tcPr>
            <w:tcW w:w="1665" w:type="dxa"/>
            <w:noWrap/>
            <w:vAlign w:val="bottom"/>
          </w:tcPr>
          <w:p w14:paraId="27341753"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5.4</w:t>
            </w:r>
          </w:p>
        </w:tc>
        <w:tc>
          <w:tcPr>
            <w:tcW w:w="1260" w:type="dxa"/>
            <w:noWrap/>
            <w:vAlign w:val="bottom"/>
          </w:tcPr>
          <w:p w14:paraId="146F979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5.7</w:t>
            </w:r>
          </w:p>
        </w:tc>
        <w:tc>
          <w:tcPr>
            <w:tcW w:w="1260" w:type="dxa"/>
            <w:vAlign w:val="bottom"/>
          </w:tcPr>
          <w:p w14:paraId="1816ED19"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w:t>
            </w:r>
          </w:p>
        </w:tc>
        <w:tc>
          <w:tcPr>
            <w:tcW w:w="900" w:type="dxa"/>
            <w:vAlign w:val="center"/>
          </w:tcPr>
          <w:p w14:paraId="429293E0"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5.3</w:t>
            </w:r>
          </w:p>
        </w:tc>
        <w:tc>
          <w:tcPr>
            <w:tcW w:w="1080" w:type="dxa"/>
            <w:vAlign w:val="center"/>
          </w:tcPr>
          <w:p w14:paraId="0C3FD04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6.2</w:t>
            </w:r>
          </w:p>
        </w:tc>
        <w:tc>
          <w:tcPr>
            <w:tcW w:w="1170" w:type="dxa"/>
            <w:vAlign w:val="center"/>
          </w:tcPr>
          <w:p w14:paraId="07259D0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eastAsia="en-GB"/>
              </w:rPr>
              <w:t>3.8</w:t>
            </w:r>
          </w:p>
        </w:tc>
        <w:tc>
          <w:tcPr>
            <w:tcW w:w="1080" w:type="dxa"/>
            <w:vAlign w:val="center"/>
          </w:tcPr>
          <w:p w14:paraId="490573E6" w14:textId="77777777" w:rsidR="00496375" w:rsidRDefault="00496375">
            <w:pPr>
              <w:spacing w:after="0" w:line="360" w:lineRule="auto"/>
              <w:jc w:val="both"/>
              <w:rPr>
                <w:rFonts w:ascii="Power Geez Unicode1" w:eastAsia="Times New Roman" w:hAnsi="Power Geez Unicode1" w:cs="Power Geez Unicode1"/>
                <w:color w:val="000000"/>
                <w:sz w:val="24"/>
                <w:szCs w:val="24"/>
                <w:lang w:eastAsia="en-GB"/>
              </w:rPr>
            </w:pPr>
            <w:r>
              <w:rPr>
                <w:rFonts w:ascii="Power Geez Unicode1" w:eastAsia="Times New Roman" w:hAnsi="Power Geez Unicode1" w:cs="Power Geez Unicode1"/>
                <w:color w:val="000000"/>
                <w:sz w:val="24"/>
                <w:szCs w:val="24"/>
                <w:lang w:eastAsia="en-GB"/>
              </w:rPr>
              <w:t>1.8</w:t>
            </w:r>
          </w:p>
        </w:tc>
        <w:tc>
          <w:tcPr>
            <w:tcW w:w="1179" w:type="dxa"/>
          </w:tcPr>
          <w:p w14:paraId="713C2966"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hAnsi="Power Geez Unicode1" w:cs="Power Geez Unicode1"/>
                <w:sz w:val="24"/>
                <w:szCs w:val="24"/>
              </w:rPr>
              <w:t>3.7</w:t>
            </w:r>
          </w:p>
        </w:tc>
      </w:tr>
    </w:tbl>
    <w:p w14:paraId="10D12A6F" w14:textId="77777777" w:rsidR="00496375" w:rsidRDefault="00496375">
      <w:pPr>
        <w:spacing w:after="0" w:line="360" w:lineRule="auto"/>
        <w:jc w:val="both"/>
        <w:rPr>
          <w:rFonts w:ascii="Nyala" w:eastAsia="Times New Roman" w:hAnsi="Power Geez Unicode1" w:cs="Power Geez Unicode1"/>
          <w:sz w:val="24"/>
          <w:szCs w:val="24"/>
          <w:lang w:val="am-ET" w:eastAsia="en-GB"/>
        </w:rPr>
      </w:pPr>
    </w:p>
    <w:p w14:paraId="43559B79" w14:textId="77777777" w:rsidR="00496375" w:rsidRDefault="00496375">
      <w:pPr>
        <w:pStyle w:val="Heading3"/>
        <w:rPr>
          <w:rFonts w:ascii="Power Geez Unicode1" w:hAnsi="Power Geez Unicode1" w:cs="Power Geez Unicode1"/>
          <w:sz w:val="24"/>
          <w:szCs w:val="24"/>
          <w:lang w:val="am-ET" w:eastAsia="en-GB"/>
        </w:rPr>
      </w:pPr>
      <w:bookmarkStart w:id="80" w:name="_Toc30874"/>
      <w:bookmarkStart w:id="81" w:name="_Toc3358"/>
      <w:r>
        <w:rPr>
          <w:rFonts w:ascii="Power Geez Unicode1" w:hAnsi="Power Geez Unicode1" w:cs="Power Geez Unicode1"/>
          <w:sz w:val="24"/>
          <w:szCs w:val="24"/>
          <w:lang w:eastAsia="en-GB"/>
        </w:rPr>
        <w:t xml:space="preserve">5.1.3. </w:t>
      </w:r>
      <w:r>
        <w:rPr>
          <w:rFonts w:ascii="Power Geez Unicode1" w:hAnsi="Power Geez Unicode1" w:cs="Power Geez Unicode1"/>
          <w:sz w:val="24"/>
          <w:szCs w:val="24"/>
          <w:lang w:val="am-ET" w:eastAsia="en-GB"/>
        </w:rPr>
        <w:t>የኮትቻ አፈር ልማት</w:t>
      </w:r>
      <w:bookmarkEnd w:id="80"/>
      <w:bookmarkEnd w:id="81"/>
    </w:p>
    <w:p w14:paraId="463A3ECF" w14:textId="77777777" w:rsidR="00496375" w:rsidRDefault="00496375">
      <w:pPr>
        <w:spacing w:after="0" w:line="360" w:lineRule="auto"/>
        <w:jc w:val="both"/>
        <w:rPr>
          <w:rFonts w:ascii="Power Geez Unicode1" w:eastAsia="Times New Roman" w:hAnsi="Power Geez Unicode1" w:cs="Power Geez Unicode1"/>
          <w:sz w:val="24"/>
          <w:szCs w:val="24"/>
          <w:lang w:val="en-GB" w:eastAsia="en-GB"/>
        </w:rPr>
      </w:pPr>
      <w:r>
        <w:rPr>
          <w:rFonts w:ascii="Power Geez Unicode1" w:eastAsia="Times New Roman" w:hAnsi="Power Geez Unicode1" w:cs="Power Geez Unicode1"/>
          <w:sz w:val="24"/>
          <w:szCs w:val="24"/>
          <w:lang w:val="en-GB" w:eastAsia="en-GB"/>
        </w:rPr>
        <w:t xml:space="preserve">ከፍተኛ </w:t>
      </w:r>
      <w:r>
        <w:rPr>
          <w:rFonts w:ascii="Power Geez Unicode1" w:eastAsia="Times New Roman" w:hAnsi="Power Geez Unicode1" w:cs="Power Geez Unicode1"/>
          <w:sz w:val="24"/>
          <w:szCs w:val="24"/>
          <w:lang w:val="am-ET" w:eastAsia="en-GB"/>
        </w:rPr>
        <w:t>ውሃ በሚተኛባ</w:t>
      </w:r>
      <w:r>
        <w:rPr>
          <w:rFonts w:ascii="Power Geez Unicode1" w:eastAsia="Times New Roman" w:hAnsi="Power Geez Unicode1" w:cs="Power Geez Unicode1"/>
          <w:sz w:val="24"/>
          <w:szCs w:val="24"/>
          <w:lang w:val="en-GB" w:eastAsia="en-GB"/>
        </w:rPr>
        <w:t>ቸው የኮትቻ አፈር አካባቢዎች አርሶ አደሮች ማሳቸውን ከበዛ የውኃ ጫና ለመከላከልና ለሰብል ልማት አገልግሎት ለማዋል የዘር ወቅትን አዘግይቶ መዝራት</w:t>
      </w:r>
      <w:r>
        <w:rPr>
          <w:rFonts w:ascii="Power Geez Unicode1" w:eastAsia="Times New Roman" w:hAnsi="Power Geez Unicode1" w:cs="Power Geez Unicode1"/>
          <w:sz w:val="24"/>
          <w:szCs w:val="24"/>
          <w:lang w:val="am-ET" w:eastAsia="en-GB"/>
        </w:rPr>
        <w:t xml:space="preserve"> ያስፈልጋል፡፡ ነገር ግን አዘግይቶ መዝራት </w:t>
      </w:r>
      <w:r>
        <w:rPr>
          <w:rFonts w:ascii="Power Geez Unicode1" w:eastAsia="Times New Roman" w:hAnsi="Power Geez Unicode1" w:cs="Power Geez Unicode1"/>
          <w:sz w:val="24"/>
          <w:szCs w:val="24"/>
          <w:lang w:val="en-GB" w:eastAsia="en-GB"/>
        </w:rPr>
        <w:t xml:space="preserve">የአፈር ክለትን </w:t>
      </w:r>
      <w:r>
        <w:rPr>
          <w:rFonts w:ascii="Power Geez Unicode1" w:eastAsia="Times New Roman" w:hAnsi="Power Geez Unicode1" w:cs="Power Geez Unicode1"/>
          <w:sz w:val="24"/>
          <w:szCs w:val="24"/>
          <w:lang w:val="am-ET" w:eastAsia="en-GB"/>
        </w:rPr>
        <w:t>ያባብሳል፣</w:t>
      </w:r>
      <w:r>
        <w:rPr>
          <w:rFonts w:ascii="Power Geez Unicode1" w:eastAsia="Times New Roman" w:hAnsi="Power Geez Unicode1" w:cs="Power Geez Unicode1"/>
          <w:sz w:val="24"/>
          <w:szCs w:val="24"/>
          <w:lang w:val="en-GB" w:eastAsia="en-GB"/>
        </w:rPr>
        <w:t xml:space="preserve"> </w:t>
      </w:r>
      <w:r>
        <w:rPr>
          <w:rFonts w:ascii="Power Geez Unicode1" w:eastAsia="Times New Roman" w:hAnsi="Power Geez Unicode1" w:cs="Power Geez Unicode1"/>
          <w:sz w:val="24"/>
          <w:szCs w:val="24"/>
          <w:lang w:val="am-ET" w:eastAsia="en-GB"/>
        </w:rPr>
        <w:t>በ</w:t>
      </w:r>
      <w:r>
        <w:rPr>
          <w:rFonts w:ascii="Power Geez Unicode1" w:eastAsia="Times New Roman" w:hAnsi="Power Geez Unicode1" w:cs="Power Geez Unicode1"/>
          <w:sz w:val="24"/>
          <w:szCs w:val="24"/>
          <w:lang w:val="en-GB" w:eastAsia="en-GB"/>
        </w:rPr>
        <w:t xml:space="preserve">ቀሪ የእርጥበት መጠን ተጠቅሞ ሁለት ጊዜ ማምረት </w:t>
      </w:r>
      <w:r>
        <w:rPr>
          <w:rFonts w:ascii="Power Geez Unicode1" w:eastAsia="Times New Roman" w:hAnsi="Power Geez Unicode1" w:cs="Power Geez Unicode1"/>
          <w:sz w:val="24"/>
          <w:szCs w:val="24"/>
          <w:lang w:val="am-ET" w:eastAsia="en-GB"/>
        </w:rPr>
        <w:t xml:space="preserve">እንዳይቻልም </w:t>
      </w:r>
      <w:r>
        <w:rPr>
          <w:rFonts w:ascii="Power Geez Unicode1" w:eastAsia="Times New Roman" w:hAnsi="Power Geez Unicode1" w:cs="Power Geez Unicode1"/>
          <w:sz w:val="24"/>
          <w:szCs w:val="24"/>
          <w:lang w:val="en-GB" w:eastAsia="en-GB"/>
        </w:rPr>
        <w:t>ያደርጋል፡፡</w:t>
      </w:r>
      <w:r>
        <w:rPr>
          <w:rFonts w:ascii="Power Geez Unicode1" w:eastAsia="Times New Roman" w:hAnsi="Power Geez Unicode1" w:cs="Power Geez Unicode1"/>
          <w:sz w:val="24"/>
          <w:szCs w:val="24"/>
          <w:lang w:val="am-ET" w:eastAsia="en-GB"/>
        </w:rPr>
        <w:t xml:space="preserve"> </w:t>
      </w:r>
      <w:r>
        <w:rPr>
          <w:rFonts w:ascii="Power Geez Unicode1" w:eastAsia="Times New Roman" w:hAnsi="Power Geez Unicode1" w:cs="Power Geez Unicode1"/>
          <w:sz w:val="24"/>
          <w:szCs w:val="24"/>
          <w:lang w:val="en-GB" w:eastAsia="en-GB"/>
        </w:rPr>
        <w:t>የኮትቻ አፈር</w:t>
      </w:r>
      <w:r>
        <w:rPr>
          <w:rFonts w:ascii="Power Geez Unicode1" w:eastAsia="Times New Roman" w:hAnsi="Power Geez Unicode1" w:cs="Power Geez Unicode1"/>
          <w:sz w:val="24"/>
          <w:szCs w:val="24"/>
          <w:lang w:val="am-ET" w:eastAsia="en-GB"/>
        </w:rPr>
        <w:t>ን ማንጣፈፍ ከተቻለ</w:t>
      </w:r>
      <w:r>
        <w:rPr>
          <w:rFonts w:ascii="Power Geez Unicode1" w:eastAsia="Times New Roman" w:hAnsi="Power Geez Unicode1" w:cs="Power Geez Unicode1"/>
          <w:sz w:val="24"/>
          <w:szCs w:val="24"/>
          <w:lang w:val="en-GB" w:eastAsia="en-GB"/>
        </w:rPr>
        <w:t xml:space="preserve"> የሰብል ምርታማነቱ በጣም ከፍተኛ </w:t>
      </w:r>
      <w:r>
        <w:rPr>
          <w:rFonts w:ascii="Power Geez Unicode1" w:eastAsia="Times New Roman" w:hAnsi="Power Geez Unicode1" w:cs="Power Geez Unicode1"/>
          <w:sz w:val="24"/>
          <w:szCs w:val="24"/>
          <w:lang w:val="am-ET" w:eastAsia="en-GB"/>
        </w:rPr>
        <w:t xml:space="preserve">ነው </w:t>
      </w:r>
      <w:r>
        <w:rPr>
          <w:rFonts w:ascii="Power Geez Unicode1" w:eastAsia="Times New Roman" w:hAnsi="Power Geez Unicode1" w:cs="Power Geez Unicode1"/>
          <w:sz w:val="24"/>
          <w:szCs w:val="24"/>
          <w:lang w:val="en-GB" w:eastAsia="en-GB"/>
        </w:rPr>
        <w:t xml:space="preserve">ሁለት ጊዜ </w:t>
      </w:r>
      <w:r>
        <w:rPr>
          <w:rFonts w:ascii="Power Geez Unicode1" w:eastAsia="Times New Roman" w:hAnsi="Power Geez Unicode1" w:cs="Power Geez Unicode1"/>
          <w:sz w:val="24"/>
          <w:szCs w:val="24"/>
          <w:lang w:val="am-ET" w:eastAsia="en-GB"/>
        </w:rPr>
        <w:t>ለማምረትም ያስችላ</w:t>
      </w:r>
      <w:r>
        <w:rPr>
          <w:rFonts w:ascii="Power Geez Unicode1" w:eastAsia="Times New Roman" w:hAnsi="Power Geez Unicode1" w:cs="Power Geez Unicode1"/>
          <w:sz w:val="24"/>
          <w:szCs w:val="24"/>
          <w:lang w:val="en-GB" w:eastAsia="en-GB"/>
        </w:rPr>
        <w:t>ል፡፡</w:t>
      </w:r>
      <w:r>
        <w:rPr>
          <w:rFonts w:ascii="Power Geez Unicode1" w:eastAsia="Times New Roman" w:hAnsi="Power Geez Unicode1" w:cs="Power Geez Unicode1"/>
          <w:sz w:val="24"/>
          <w:szCs w:val="24"/>
          <w:lang w:val="am-ET" w:eastAsia="en-GB"/>
        </w:rPr>
        <w:t xml:space="preserve"> </w:t>
      </w:r>
    </w:p>
    <w:p w14:paraId="43885A79" w14:textId="77777777" w:rsidR="00496375" w:rsidRDefault="00496375">
      <w:pPr>
        <w:spacing w:before="240" w:after="0" w:line="360" w:lineRule="auto"/>
        <w:jc w:val="both"/>
        <w:rPr>
          <w:rFonts w:ascii="Power Geez Unicode1" w:eastAsia="Times New Roman" w:hAnsi="Power Geez Unicode1" w:cs="Power Geez Unicode1"/>
          <w:sz w:val="24"/>
          <w:szCs w:val="24"/>
          <w:lang w:val="am-ET" w:eastAsia="en-GB"/>
        </w:rPr>
      </w:pPr>
      <w:r>
        <w:rPr>
          <w:rFonts w:ascii="Power Geez Unicode1" w:eastAsia="Times New Roman" w:hAnsi="Power Geez Unicode1" w:cs="Power Geez Unicode1"/>
          <w:sz w:val="24"/>
          <w:szCs w:val="24"/>
          <w:lang w:val="en-GB" w:eastAsia="en-GB"/>
        </w:rPr>
        <w:t xml:space="preserve">የኮትቻ አፈር ባለባቸው </w:t>
      </w:r>
      <w:r>
        <w:rPr>
          <w:rFonts w:ascii="Power Geez Unicode1" w:eastAsia="Times New Roman" w:hAnsi="Power Geez Unicode1" w:cs="Power Geez Unicode1"/>
          <w:sz w:val="24"/>
          <w:szCs w:val="24"/>
          <w:lang w:val="am-ET" w:eastAsia="en-GB"/>
        </w:rPr>
        <w:t>አካባ</w:t>
      </w:r>
      <w:r>
        <w:rPr>
          <w:rFonts w:ascii="Power Geez Unicode1" w:eastAsia="Times New Roman" w:hAnsi="Power Geez Unicode1" w:cs="Power Geez Unicode1"/>
          <w:sz w:val="24"/>
          <w:szCs w:val="24"/>
          <w:lang w:val="en-GB" w:eastAsia="en-GB"/>
        </w:rPr>
        <w:t xml:space="preserve">ቢዎች </w:t>
      </w:r>
      <w:r>
        <w:rPr>
          <w:rFonts w:ascii="Power Geez Unicode1" w:eastAsia="Times New Roman" w:hAnsi="Power Geez Unicode1" w:cs="Power Geez Unicode1"/>
          <w:sz w:val="24"/>
          <w:szCs w:val="24"/>
          <w:lang w:val="am-ET" w:eastAsia="en-GB"/>
        </w:rPr>
        <w:t xml:space="preserve">ያሉ </w:t>
      </w:r>
      <w:r>
        <w:rPr>
          <w:rFonts w:ascii="Power Geez Unicode1" w:eastAsia="Times New Roman" w:hAnsi="Power Geez Unicode1" w:cs="Power Geez Unicode1"/>
          <w:sz w:val="24"/>
          <w:szCs w:val="24"/>
          <w:lang w:val="en-GB" w:eastAsia="en-GB"/>
        </w:rPr>
        <w:t xml:space="preserve">አርሶ አደሮች </w:t>
      </w:r>
      <w:r>
        <w:rPr>
          <w:rFonts w:ascii="Power Geez Unicode1" w:eastAsia="Times New Roman" w:hAnsi="Power Geez Unicode1" w:cs="Power Geez Unicode1"/>
          <w:sz w:val="24"/>
          <w:szCs w:val="24"/>
          <w:lang w:val="am-ET" w:eastAsia="en-GB"/>
        </w:rPr>
        <w:t>ቢ</w:t>
      </w:r>
      <w:r>
        <w:rPr>
          <w:rFonts w:ascii="Power Geez Unicode1" w:eastAsia="Times New Roman" w:hAnsi="Power Geez Unicode1" w:cs="Power Geez Unicode1"/>
          <w:sz w:val="24"/>
          <w:szCs w:val="24"/>
          <w:lang w:val="en-GB" w:eastAsia="en-GB"/>
        </w:rPr>
        <w:t>ቢኤም</w:t>
      </w:r>
      <w:r>
        <w:rPr>
          <w:rFonts w:ascii="Power Geez Unicode1" w:eastAsia="Times New Roman" w:hAnsi="Power Geez Unicode1" w:cs="Power Geez Unicode1"/>
          <w:sz w:val="24"/>
          <w:szCs w:val="24"/>
          <w:lang w:val="am-ET" w:eastAsia="en-GB"/>
        </w:rPr>
        <w:t>/ አይባርን</w:t>
      </w:r>
      <w:r>
        <w:rPr>
          <w:rFonts w:ascii="Power Geez Unicode1" w:eastAsia="Times New Roman" w:hAnsi="Power Geez Unicode1" w:cs="Power Geez Unicode1"/>
          <w:sz w:val="24"/>
          <w:szCs w:val="24"/>
          <w:lang w:val="en-GB" w:eastAsia="en-GB"/>
        </w:rPr>
        <w:t xml:space="preserve"> (ሥዕል 1) በመጠቀም</w:t>
      </w:r>
      <w:r>
        <w:rPr>
          <w:rFonts w:ascii="Power Geez Unicode1" w:eastAsia="Times New Roman" w:hAnsi="Power Geez Unicode1" w:cs="Power Geez Unicode1"/>
          <w:sz w:val="24"/>
          <w:szCs w:val="24"/>
          <w:lang w:val="am-ET" w:eastAsia="en-GB"/>
        </w:rPr>
        <w:t xml:space="preserve"> </w:t>
      </w:r>
      <w:r>
        <w:rPr>
          <w:rFonts w:ascii="Power Geez Unicode1" w:eastAsia="Times New Roman" w:hAnsi="Power Geez Unicode1" w:cs="Power Geez Unicode1"/>
          <w:sz w:val="24"/>
          <w:szCs w:val="24"/>
          <w:lang w:val="en-GB" w:eastAsia="en-GB"/>
        </w:rPr>
        <w:t>ትር</w:t>
      </w:r>
      <w:r>
        <w:rPr>
          <w:rFonts w:ascii="Power Geez Unicode1" w:eastAsia="Times New Roman" w:hAnsi="Power Geez Unicode1" w:cs="Power Geez Unicode1"/>
          <w:sz w:val="24"/>
          <w:szCs w:val="24"/>
          <w:lang w:val="am-ET" w:eastAsia="en-GB"/>
        </w:rPr>
        <w:t>ፍ</w:t>
      </w:r>
      <w:r>
        <w:rPr>
          <w:rFonts w:ascii="Power Geez Unicode1" w:eastAsia="Times New Roman" w:hAnsi="Power Geez Unicode1" w:cs="Power Geez Unicode1"/>
          <w:sz w:val="24"/>
          <w:szCs w:val="24"/>
          <w:lang w:val="en-GB" w:eastAsia="en-GB"/>
        </w:rPr>
        <w:t xml:space="preserve"> ውሃ </w:t>
      </w:r>
      <w:r>
        <w:rPr>
          <w:rFonts w:ascii="Power Geez Unicode1" w:eastAsia="Times New Roman" w:hAnsi="Power Geez Unicode1" w:cs="Power Geez Unicode1"/>
          <w:sz w:val="24"/>
          <w:szCs w:val="24"/>
          <w:lang w:val="am-ET" w:eastAsia="en-GB"/>
        </w:rPr>
        <w:t>አጠን</w:t>
      </w:r>
      <w:r>
        <w:rPr>
          <w:rFonts w:ascii="Power Geez Unicode1" w:eastAsia="Times New Roman" w:hAnsi="Power Geez Unicode1" w:cs="Power Geez Unicode1"/>
          <w:sz w:val="24"/>
          <w:szCs w:val="24"/>
          <w:lang w:val="en-GB" w:eastAsia="en-GB"/>
        </w:rPr>
        <w:t>ፍ</w:t>
      </w:r>
      <w:r>
        <w:rPr>
          <w:rFonts w:ascii="Power Geez Unicode1" w:eastAsia="Times New Roman" w:hAnsi="Power Geez Unicode1" w:cs="Power Geez Unicode1"/>
          <w:sz w:val="24"/>
          <w:szCs w:val="24"/>
          <w:lang w:val="am-ET" w:eastAsia="en-GB"/>
        </w:rPr>
        <w:t>ፎ</w:t>
      </w:r>
      <w:r>
        <w:rPr>
          <w:rFonts w:ascii="Nyala" w:eastAsia="Times New Roman" w:hAnsi="Power Geez Unicode1" w:cs="Power Geez Unicode1"/>
          <w:sz w:val="24"/>
          <w:szCs w:val="24"/>
          <w:lang w:val="am-ET" w:eastAsia="en-GB"/>
        </w:rPr>
        <w:t xml:space="preserve"> </w:t>
      </w:r>
      <w:r>
        <w:rPr>
          <w:rFonts w:ascii="Power Geez Unicode1" w:eastAsia="Times New Roman" w:hAnsi="Power Geez Unicode1" w:cs="Power Geez Unicode1"/>
          <w:sz w:val="24"/>
          <w:szCs w:val="24"/>
          <w:lang w:val="en-GB" w:eastAsia="en-GB"/>
        </w:rPr>
        <w:t>በጥሩ የአፈር ን</w:t>
      </w:r>
      <w:r>
        <w:rPr>
          <w:rFonts w:ascii="Nyala" w:eastAsia="Times New Roman" w:hAnsi="Power Geez Unicode1" w:cs="Power Geez Unicode1"/>
          <w:sz w:val="24"/>
          <w:szCs w:val="24"/>
          <w:lang w:val="am-ET" w:eastAsia="en-GB"/>
        </w:rPr>
        <w:t>ሽ</w:t>
      </w:r>
      <w:r>
        <w:rPr>
          <w:rFonts w:ascii="Power Geez Unicode1" w:eastAsia="Times New Roman" w:hAnsi="Power Geez Unicode1" w:cs="Power Geez Unicode1"/>
          <w:sz w:val="24"/>
          <w:szCs w:val="24"/>
          <w:lang w:val="en-GB" w:eastAsia="en-GB"/>
        </w:rPr>
        <w:t xml:space="preserve"> </w:t>
      </w:r>
      <w:r>
        <w:rPr>
          <w:rFonts w:ascii="Power Geez Unicode1" w:eastAsia="Times New Roman" w:hAnsi="Power Geez Unicode1" w:cs="Power Geez Unicode1"/>
          <w:sz w:val="24"/>
          <w:szCs w:val="24"/>
          <w:lang w:val="am-ET" w:eastAsia="en-GB"/>
        </w:rPr>
        <w:t>(</w:t>
      </w:r>
      <w:r>
        <w:rPr>
          <w:rFonts w:ascii="Power Geez Unicode1" w:eastAsia="Times New Roman" w:hAnsi="Power Geez Unicode1" w:cs="Power Geez Unicode1"/>
          <w:sz w:val="24"/>
          <w:szCs w:val="24"/>
          <w:lang w:eastAsia="en-GB"/>
        </w:rPr>
        <w:t>well drained soil condition)</w:t>
      </w:r>
      <w:r>
        <w:rPr>
          <w:rFonts w:ascii="Nyala" w:eastAsia="Times New Roman" w:hAnsi="Power Geez Unicode1" w:cs="Power Geez Unicode1"/>
          <w:sz w:val="24"/>
          <w:szCs w:val="24"/>
          <w:lang w:eastAsia="en-GB"/>
        </w:rPr>
        <w:t xml:space="preserve"> </w:t>
      </w:r>
      <w:r>
        <w:rPr>
          <w:rFonts w:ascii="Power Geez Unicode1" w:eastAsia="Times New Roman" w:hAnsi="Power Geez Unicode1" w:cs="Power Geez Unicode1"/>
          <w:sz w:val="24"/>
          <w:szCs w:val="24"/>
          <w:lang w:val="am-ET" w:eastAsia="en-GB"/>
        </w:rPr>
        <w:t>ጤፍን</w:t>
      </w:r>
      <w:r>
        <w:rPr>
          <w:rFonts w:ascii="Power Geez Unicode1" w:eastAsia="Times New Roman" w:hAnsi="Power Geez Unicode1" w:cs="Power Geez Unicode1"/>
          <w:sz w:val="24"/>
          <w:szCs w:val="24"/>
          <w:lang w:val="en-GB" w:eastAsia="en-GB"/>
        </w:rPr>
        <w:t xml:space="preserve"> ማምረት ይ</w:t>
      </w:r>
      <w:r>
        <w:rPr>
          <w:rFonts w:ascii="Power Geez Unicode1" w:eastAsia="Times New Roman" w:hAnsi="Power Geez Unicode1" w:cs="Power Geez Unicode1"/>
          <w:sz w:val="24"/>
          <w:szCs w:val="24"/>
          <w:lang w:val="am-ET" w:eastAsia="en-GB"/>
        </w:rPr>
        <w:t>ችላሉ</w:t>
      </w:r>
      <w:r>
        <w:rPr>
          <w:rFonts w:ascii="Power Geez Unicode1" w:eastAsia="Times New Roman" w:hAnsi="Power Geez Unicode1" w:cs="Power Geez Unicode1"/>
          <w:sz w:val="24"/>
          <w:szCs w:val="24"/>
          <w:lang w:val="en-GB" w:eastAsia="en-GB"/>
        </w:rPr>
        <w:t>፡፡</w:t>
      </w:r>
      <w:r>
        <w:rPr>
          <w:rFonts w:ascii="Power Geez Unicode1" w:eastAsia="Times New Roman" w:hAnsi="Power Geez Unicode1" w:cs="Power Geez Unicode1"/>
          <w:sz w:val="24"/>
          <w:szCs w:val="24"/>
          <w:lang w:val="am-ET" w:eastAsia="en-GB"/>
        </w:rPr>
        <w:t xml:space="preserve"> </w:t>
      </w:r>
    </w:p>
    <w:p w14:paraId="6103B48A" w14:textId="77777777" w:rsidR="00496375" w:rsidRDefault="00496375">
      <w:pPr>
        <w:spacing w:after="0" w:line="240" w:lineRule="auto"/>
        <w:jc w:val="center"/>
        <w:rPr>
          <w:rFonts w:ascii="Nyala" w:eastAsia="SimSun" w:hAnsi="Nyala"/>
          <w:b/>
          <w:bCs/>
          <w:color w:val="FF0000"/>
          <w:sz w:val="24"/>
          <w:szCs w:val="24"/>
        </w:rPr>
      </w:pPr>
      <w:r>
        <w:rPr>
          <w:rFonts w:ascii="Nyala" w:eastAsia="SimSun" w:hAnsi="Nyala" w:cs="Ge'ez-1"/>
          <w:b/>
          <w:bCs/>
          <w:color w:val="FF0000"/>
          <w:sz w:val="24"/>
          <w:szCs w:val="24"/>
        </w:rPr>
        <w:pict>
          <v:shape id="Picture 5" o:spid="_x0000_i1030" type="#_x0000_t75" alt="" style="width:207.9pt;height:154.5pt;mso-wrap-distance-left:0;mso-wrap-distance-right:0">
            <v:fill o:detectmouseclick="t"/>
            <v:imagedata r:id="rId12" o:title="" croptop="6404f" cropbottom="5710f" cropleft="2648f" cropright="5185f"/>
          </v:shape>
        </w:pict>
      </w:r>
      <w:r>
        <w:rPr>
          <w:rFonts w:ascii="Nyala" w:eastAsia="SimSun" w:hAnsi="Nyala" w:cs="Ge'ez-1"/>
          <w:color w:val="FF0000"/>
          <w:sz w:val="24"/>
          <w:szCs w:val="24"/>
        </w:rPr>
        <w:pict>
          <v:shape id="Picture 9" o:spid="_x0000_i1031" type="#_x0000_t75" alt="" style="width:162.3pt;height:152.7pt;mso-wrap-distance-left:0;mso-wrap-distance-right:0">
            <v:fill o:detectmouseclick="t"/>
            <v:imagedata r:id="rId13" o:title="" cropbottom="15196f" cropleft="10718f" cropright="11772f"/>
          </v:shape>
        </w:pict>
      </w:r>
    </w:p>
    <w:p w14:paraId="6631F124" w14:textId="77777777" w:rsidR="00496375" w:rsidRDefault="00496375">
      <w:pPr>
        <w:spacing w:after="0" w:line="360" w:lineRule="auto"/>
        <w:ind w:left="360"/>
        <w:jc w:val="both"/>
        <w:rPr>
          <w:rFonts w:ascii="Nyala" w:eastAsia="SimSun" w:hAnsi="Nyala" w:cs="Nyala"/>
          <w:b/>
          <w:bCs/>
          <w:sz w:val="21"/>
          <w:szCs w:val="21"/>
          <w:lang w:val="am-ET"/>
        </w:rPr>
      </w:pPr>
      <w:r>
        <w:rPr>
          <w:rFonts w:ascii="Power Geez Unicode1" w:eastAsia="Times New Roman" w:hAnsi="Power Geez Unicode1" w:cs="Power Geez Unicode1"/>
          <w:sz w:val="21"/>
          <w:szCs w:val="21"/>
        </w:rPr>
        <w:t>ሥዕል 1. ተሻሽሎ የቀረበ እንደ ውኃ ማንጣፈፊያና (ግራ) መከተሪያ (ቀኝ) ሆኖ የሚያገለግል አይባር</w:t>
      </w:r>
      <w:r>
        <w:rPr>
          <w:rFonts w:ascii="Nyala" w:eastAsia="Times New Roman" w:hAnsi="Nyala" w:cs="Nyala"/>
          <w:sz w:val="21"/>
          <w:szCs w:val="21"/>
        </w:rPr>
        <w:t xml:space="preserve"> </w:t>
      </w:r>
    </w:p>
    <w:p w14:paraId="24FCD835" w14:textId="77777777" w:rsidR="00496375" w:rsidRDefault="00496375">
      <w:pPr>
        <w:pStyle w:val="ListParagraph"/>
        <w:spacing w:before="240" w:after="0" w:line="360" w:lineRule="auto"/>
        <w:ind w:left="0"/>
        <w:jc w:val="both"/>
        <w:rPr>
          <w:rFonts w:ascii="Nyala" w:eastAsia="Times New Roman" w:hAnsi="Power Geez Unicode1" w:cs="Power Geez Unicode1"/>
          <w:b/>
          <w:bCs/>
          <w:sz w:val="24"/>
          <w:szCs w:val="24"/>
          <w:lang w:val="am-ET" w:eastAsia="en-GB"/>
        </w:rPr>
      </w:pPr>
      <w:r>
        <w:rPr>
          <w:rFonts w:ascii="Power Geez Unicode1" w:eastAsia="Times New Roman" w:hAnsi="Power Geez Unicode1" w:cs="Power Geez Unicode1"/>
          <w:b/>
          <w:bCs/>
          <w:sz w:val="24"/>
          <w:szCs w:val="24"/>
          <w:lang w:val="am-ET" w:eastAsia="en-GB"/>
        </w:rPr>
        <w:t>የማሳ</w:t>
      </w:r>
      <w:r>
        <w:rPr>
          <w:rFonts w:ascii="Nyala" w:eastAsia="Times New Roman" w:hAnsi="Power Geez Unicode1" w:cs="Power Geez Unicode1"/>
          <w:b/>
          <w:bCs/>
          <w:sz w:val="24"/>
          <w:szCs w:val="24"/>
          <w:lang w:val="am-ET" w:eastAsia="en-GB"/>
        </w:rPr>
        <w:t xml:space="preserve"> </w:t>
      </w:r>
      <w:r>
        <w:rPr>
          <w:rFonts w:ascii="Nyala" w:eastAsia="Times New Roman" w:hAnsi="Power Geez Unicode1" w:cs="Power Geez Unicode1"/>
          <w:b/>
          <w:bCs/>
          <w:sz w:val="24"/>
          <w:szCs w:val="24"/>
          <w:lang w:val="am-ET" w:eastAsia="en-GB"/>
        </w:rPr>
        <w:t>ጥቅጣቆ</w:t>
      </w:r>
    </w:p>
    <w:p w14:paraId="12FF32D6" w14:textId="77777777" w:rsidR="00496375" w:rsidRDefault="00496375">
      <w:pPr>
        <w:pStyle w:val="ListParagraph"/>
        <w:spacing w:before="240" w:after="0" w:line="360" w:lineRule="auto"/>
        <w:ind w:left="0"/>
        <w:jc w:val="both"/>
        <w:rPr>
          <w:rFonts w:ascii="Power Geez Unicode1" w:eastAsia="Times New Roman" w:hAnsi="Power Geez Unicode1" w:cs="Power Geez Unicode1"/>
          <w:sz w:val="24"/>
          <w:szCs w:val="24"/>
          <w:lang w:val="am-ET" w:eastAsia="en-GB"/>
        </w:rPr>
      </w:pPr>
      <w:r>
        <w:rPr>
          <w:rFonts w:ascii="Power Geez Unicode1" w:eastAsia="Times New Roman" w:hAnsi="Power Geez Unicode1" w:cs="Power Geez Unicode1"/>
          <w:sz w:val="24"/>
          <w:szCs w:val="24"/>
          <w:lang w:val="am-ET" w:eastAsia="en-GB"/>
        </w:rPr>
        <w:t>ከዚህ በፊት ለጤፍ የተቀመጠ ምክረ ሃሳብ ጥቅጣቆን የማይደግፍ ነበር፡፡ ነገር ግን አንዳንድ የማኮፍኮፍ (ወደ ላይ የማበጥ) ባህሪ ላላቸው የአፈር ዓይነቶች</w:t>
      </w:r>
      <w:r>
        <w:rPr>
          <w:rFonts w:ascii="Power Geez Unicode1" w:eastAsia="Times New Roman" w:hAnsi="Power Geez Unicode1" w:cs="Power Geez Unicode1"/>
          <w:sz w:val="24"/>
          <w:szCs w:val="24"/>
          <w:lang w:val="en-US" w:eastAsia="en-GB"/>
        </w:rPr>
        <w:t xml:space="preserve"> </w:t>
      </w:r>
      <w:r>
        <w:rPr>
          <w:rFonts w:ascii="Nyala" w:eastAsia="Times New Roman" w:hAnsi="Power Geez Unicode1" w:cs="Power Geez Unicode1"/>
          <w:sz w:val="24"/>
          <w:szCs w:val="24"/>
          <w:lang w:val="am-ET" w:eastAsia="en-GB"/>
        </w:rPr>
        <w:t>ጥ</w:t>
      </w:r>
      <w:r>
        <w:rPr>
          <w:rFonts w:ascii="Power Geez Unicode1" w:eastAsia="Times New Roman" w:hAnsi="Power Geez Unicode1" w:cs="Power Geez Unicode1"/>
          <w:sz w:val="24"/>
          <w:szCs w:val="24"/>
          <w:lang w:val="am-ET" w:eastAsia="en-GB"/>
        </w:rPr>
        <w:t>ቅጣቆ ቢተገበርላቸው የተሻለ መሆኑን</w:t>
      </w:r>
      <w:r>
        <w:rPr>
          <w:rFonts w:ascii="Nyala" w:eastAsia="Times New Roman" w:hAnsi="Power Geez Unicode1" w:cs="Power Geez Unicode1"/>
          <w:sz w:val="24"/>
          <w:szCs w:val="24"/>
          <w:lang w:val="am-ET" w:eastAsia="en-GB"/>
        </w:rPr>
        <w:t xml:space="preserve"> </w:t>
      </w:r>
      <w:r>
        <w:rPr>
          <w:rFonts w:ascii="Nyala" w:eastAsia="Times New Roman" w:hAnsi="Power Geez Unicode1" w:cs="Power Geez Unicode1"/>
          <w:sz w:val="24"/>
          <w:szCs w:val="24"/>
          <w:lang w:val="am-ET" w:eastAsia="en-GB"/>
        </w:rPr>
        <w:t>ሳይንሳዊ</w:t>
      </w:r>
      <w:r>
        <w:rPr>
          <w:rFonts w:ascii="Nyala" w:eastAsia="Times New Roman" w:hAnsi="Power Geez Unicode1" w:cs="Power Geez Unicode1"/>
          <w:sz w:val="24"/>
          <w:szCs w:val="24"/>
          <w:lang w:val="am-ET" w:eastAsia="en-GB"/>
        </w:rPr>
        <w:t xml:space="preserve"> </w:t>
      </w:r>
      <w:r>
        <w:rPr>
          <w:rFonts w:ascii="Nyala" w:eastAsia="Times New Roman" w:hAnsi="Power Geez Unicode1" w:cs="Power Geez Unicode1"/>
          <w:sz w:val="24"/>
          <w:szCs w:val="24"/>
          <w:lang w:val="am-ET" w:eastAsia="en-GB"/>
        </w:rPr>
        <w:t>ግኝቶች</w:t>
      </w:r>
      <w:r>
        <w:rPr>
          <w:rFonts w:ascii="Nyala" w:eastAsia="Times New Roman" w:hAnsi="Power Geez Unicode1" w:cs="Power Geez Unicode1"/>
          <w:sz w:val="24"/>
          <w:szCs w:val="24"/>
          <w:lang w:val="am-ET" w:eastAsia="en-GB"/>
        </w:rPr>
        <w:t xml:space="preserve"> </w:t>
      </w:r>
      <w:r>
        <w:rPr>
          <w:rFonts w:ascii="Nyala" w:eastAsia="Times New Roman" w:hAnsi="Power Geez Unicode1" w:cs="Power Geez Unicode1"/>
          <w:sz w:val="24"/>
          <w:szCs w:val="24"/>
          <w:lang w:val="am-ET" w:eastAsia="en-GB"/>
        </w:rPr>
        <w:t>ያስረዳሉ</w:t>
      </w:r>
      <w:r>
        <w:rPr>
          <w:rFonts w:ascii="Nyala" w:eastAsia="Times New Roman" w:hAnsi="Power Geez Unicode1" w:cs="Power Geez Unicode1"/>
          <w:sz w:val="24"/>
          <w:szCs w:val="24"/>
          <w:lang w:val="am-ET" w:eastAsia="en-GB"/>
        </w:rPr>
        <w:t xml:space="preserve"> </w:t>
      </w:r>
      <w:r>
        <w:rPr>
          <w:rFonts w:ascii="Power Geez Unicode1" w:eastAsia="Times New Roman" w:hAnsi="Power Geez Unicode1" w:cs="Power Geez Unicode1"/>
          <w:sz w:val="24"/>
          <w:szCs w:val="24"/>
          <w:lang w:val="en-US" w:eastAsia="en-GB"/>
        </w:rPr>
        <w:t>(</w:t>
      </w:r>
      <w:r>
        <w:rPr>
          <w:rFonts w:ascii="Power Geez Unicode1" w:eastAsia="Times New Roman" w:hAnsi="Power Geez Unicode1" w:cs="Power Geez Unicode1"/>
          <w:sz w:val="24"/>
          <w:szCs w:val="24"/>
          <w:lang w:val="am-ET" w:eastAsia="en-GB"/>
        </w:rPr>
        <w:t>ሰይፉ ከተማ 1997)</w:t>
      </w:r>
      <w:r>
        <w:rPr>
          <w:rFonts w:ascii="Nyala" w:eastAsia="Times New Roman" w:hAnsi="Power Geez Unicode1" w:cs="Power Geez Unicode1"/>
          <w:sz w:val="24"/>
          <w:szCs w:val="24"/>
          <w:lang w:val="am-ET" w:eastAsia="en-GB"/>
        </w:rPr>
        <w:t>፡፡</w:t>
      </w:r>
      <w:r>
        <w:rPr>
          <w:rFonts w:ascii="Nyala" w:eastAsia="Times New Roman" w:hAnsi="Power Geez Unicode1" w:cs="Power Geez Unicode1"/>
          <w:sz w:val="24"/>
          <w:szCs w:val="24"/>
          <w:lang w:val="am-ET" w:eastAsia="en-GB"/>
        </w:rPr>
        <w:t xml:space="preserve"> </w:t>
      </w:r>
      <w:r>
        <w:rPr>
          <w:rFonts w:ascii="Nyala" w:eastAsia="Times New Roman" w:hAnsi="Power Geez Unicode1" w:cs="Power Geez Unicode1"/>
          <w:sz w:val="24"/>
          <w:szCs w:val="24"/>
          <w:lang w:val="am-ET" w:eastAsia="en-GB"/>
        </w:rPr>
        <w:t>ይህንን</w:t>
      </w:r>
      <w:r>
        <w:rPr>
          <w:rFonts w:ascii="Nyala" w:eastAsia="Times New Roman" w:hAnsi="Power Geez Unicode1" w:cs="Power Geez Unicode1"/>
          <w:sz w:val="24"/>
          <w:szCs w:val="24"/>
          <w:lang w:val="am-ET" w:eastAsia="en-GB"/>
        </w:rPr>
        <w:t xml:space="preserve"> </w:t>
      </w:r>
      <w:r>
        <w:rPr>
          <w:rFonts w:ascii="Nyala" w:eastAsia="Times New Roman" w:hAnsi="Power Geez Unicode1" w:cs="Power Geez Unicode1"/>
          <w:sz w:val="24"/>
          <w:szCs w:val="24"/>
          <w:lang w:val="am-ET" w:eastAsia="en-GB"/>
        </w:rPr>
        <w:t>ጥቅጥቆ</w:t>
      </w:r>
      <w:r>
        <w:rPr>
          <w:rFonts w:ascii="Nyala" w:eastAsia="Times New Roman" w:hAnsi="Power Geez Unicode1" w:cs="Power Geez Unicode1"/>
          <w:sz w:val="24"/>
          <w:szCs w:val="24"/>
          <w:lang w:val="am-ET" w:eastAsia="en-GB"/>
        </w:rPr>
        <w:t xml:space="preserve"> </w:t>
      </w:r>
      <w:r>
        <w:rPr>
          <w:rFonts w:ascii="Nyala" w:eastAsia="Times New Roman" w:hAnsi="Power Geez Unicode1" w:cs="Power Geez Unicode1"/>
          <w:sz w:val="24"/>
          <w:szCs w:val="24"/>
          <w:lang w:val="am-ET" w:eastAsia="en-GB"/>
        </w:rPr>
        <w:t>ማድረግ፡</w:t>
      </w:r>
      <w:r>
        <w:rPr>
          <w:rFonts w:ascii="Nyala" w:eastAsia="Times New Roman" w:hAnsi="Power Geez Unicode1" w:cs="Power Geez Unicode1"/>
          <w:sz w:val="24"/>
          <w:szCs w:val="24"/>
          <w:lang w:val="am-ET" w:eastAsia="en-GB"/>
        </w:rPr>
        <w:t xml:space="preserve"> </w:t>
      </w:r>
      <w:r>
        <w:rPr>
          <w:rFonts w:ascii="Nyala" w:eastAsia="Times New Roman" w:hAnsi="Power Geez Unicode1" w:cs="Power Geez Unicode1"/>
          <w:sz w:val="24"/>
          <w:szCs w:val="24"/>
          <w:lang w:val="am-ET" w:eastAsia="en-GB"/>
        </w:rPr>
        <w:t>የተሻለ</w:t>
      </w:r>
      <w:r>
        <w:rPr>
          <w:rFonts w:ascii="Nyala" w:eastAsia="Times New Roman" w:hAnsi="Power Geez Unicode1" w:cs="Power Geez Unicode1"/>
          <w:sz w:val="24"/>
          <w:szCs w:val="24"/>
          <w:lang w:val="am-ET" w:eastAsia="en-GB"/>
        </w:rPr>
        <w:t xml:space="preserve"> </w:t>
      </w:r>
      <w:r>
        <w:rPr>
          <w:rFonts w:ascii="Power Geez Unicode1" w:eastAsia="Times New Roman" w:hAnsi="Power Geez Unicode1" w:cs="Power Geez Unicode1"/>
          <w:sz w:val="24"/>
          <w:szCs w:val="24"/>
          <w:lang w:val="am-ET" w:eastAsia="en-GB"/>
        </w:rPr>
        <w:t>የጤፍ ብቅለት እንዲኖር፣ አፈሩ ቶሎ እርጥበቱን እንዳይለቅና የአረም ስርጭት እንዲቀንስ ያደርጋል፡፡ ይህንን ዘዴ ስንጠቀም ጥሩ የአፈርና ማዳበሪያ ውህደት እንዲኖር ለማድረግ ለዘር የሚሆን የመጨረሻ እርሻ እንደተከናወነ በመጀመሪያ</w:t>
      </w:r>
      <w:r>
        <w:rPr>
          <w:rFonts w:ascii="Nyala" w:eastAsia="Times New Roman" w:hAnsi="Power Geez Unicode1" w:cs="Power Geez Unicode1"/>
          <w:sz w:val="24"/>
          <w:szCs w:val="24"/>
          <w:lang w:val="am-ET" w:eastAsia="en-GB"/>
        </w:rPr>
        <w:t xml:space="preserve"> </w:t>
      </w:r>
      <w:r>
        <w:rPr>
          <w:rFonts w:ascii="Power Geez Unicode1" w:eastAsia="Times New Roman" w:hAnsi="Power Geez Unicode1" w:cs="Power Geez Unicode1"/>
          <w:sz w:val="24"/>
          <w:szCs w:val="24"/>
          <w:lang w:val="am-ET" w:eastAsia="en-GB"/>
        </w:rPr>
        <w:t>ማዳበሪያውን መዝራት</w:t>
      </w:r>
      <w:r>
        <w:rPr>
          <w:rFonts w:ascii="Nyala" w:eastAsia="Times New Roman" w:hAnsi="Power Geez Unicode1" w:cs="Power Geez Unicode1"/>
          <w:sz w:val="24"/>
          <w:szCs w:val="24"/>
          <w:lang w:val="am-ET" w:eastAsia="en-GB"/>
        </w:rPr>
        <w:t xml:space="preserve"> </w:t>
      </w:r>
      <w:r>
        <w:rPr>
          <w:rFonts w:ascii="Nyala" w:eastAsia="Times New Roman" w:hAnsi="Power Geez Unicode1" w:cs="Power Geez Unicode1"/>
          <w:sz w:val="24"/>
          <w:szCs w:val="24"/>
          <w:lang w:val="am-ET" w:eastAsia="en-GB"/>
        </w:rPr>
        <w:t>ቀጥሎ</w:t>
      </w:r>
      <w:r>
        <w:rPr>
          <w:rFonts w:ascii="Power Geez Unicode1" w:eastAsia="Times New Roman" w:hAnsi="Power Geez Unicode1" w:cs="Power Geez Unicode1"/>
          <w:sz w:val="24"/>
          <w:szCs w:val="24"/>
          <w:lang w:val="am-ET" w:eastAsia="en-GB"/>
        </w:rPr>
        <w:t xml:space="preserve"> ጥቅጣቆ ማካሄድ</w:t>
      </w:r>
      <w:r>
        <w:rPr>
          <w:rFonts w:ascii="Nyala" w:eastAsia="Times New Roman" w:hAnsi="Power Geez Unicode1" w:cs="Power Geez Unicode1"/>
          <w:sz w:val="24"/>
          <w:szCs w:val="24"/>
          <w:lang w:val="am-ET" w:eastAsia="en-GB"/>
        </w:rPr>
        <w:t xml:space="preserve"> </w:t>
      </w:r>
      <w:r>
        <w:rPr>
          <w:rFonts w:ascii="Power Geez Unicode1" w:eastAsia="Times New Roman" w:hAnsi="Power Geez Unicode1" w:cs="Power Geez Unicode1"/>
          <w:sz w:val="24"/>
          <w:szCs w:val="24"/>
          <w:lang w:val="am-ET" w:eastAsia="en-GB"/>
        </w:rPr>
        <w:t>ከዚያም</w:t>
      </w:r>
      <w:r>
        <w:rPr>
          <w:rFonts w:ascii="Nyala" w:eastAsia="Times New Roman" w:hAnsi="Power Geez Unicode1" w:cs="Power Geez Unicode1"/>
          <w:sz w:val="24"/>
          <w:szCs w:val="24"/>
          <w:lang w:val="am-ET" w:eastAsia="en-GB"/>
        </w:rPr>
        <w:t xml:space="preserve"> </w:t>
      </w:r>
      <w:r>
        <w:rPr>
          <w:rFonts w:ascii="Power Geez Unicode1" w:eastAsia="Times New Roman" w:hAnsi="Power Geez Unicode1" w:cs="Power Geez Unicode1"/>
          <w:sz w:val="24"/>
          <w:szCs w:val="24"/>
          <w:lang w:val="am-ET" w:eastAsia="en-GB"/>
        </w:rPr>
        <w:t xml:space="preserve">ጤፍን </w:t>
      </w:r>
      <w:r>
        <w:rPr>
          <w:rFonts w:ascii="Nyala" w:eastAsia="Times New Roman" w:hAnsi="Power Geez Unicode1" w:cs="Power Geez Unicode1"/>
          <w:sz w:val="24"/>
          <w:szCs w:val="24"/>
          <w:lang w:val="am-ET" w:eastAsia="en-GB"/>
        </w:rPr>
        <w:t xml:space="preserve"> </w:t>
      </w:r>
      <w:r>
        <w:rPr>
          <w:rFonts w:ascii="Power Geez Unicode1" w:eastAsia="Times New Roman" w:hAnsi="Power Geez Unicode1" w:cs="Power Geez Unicode1"/>
          <w:sz w:val="24"/>
          <w:szCs w:val="24"/>
          <w:lang w:val="am-ET" w:eastAsia="en-GB"/>
        </w:rPr>
        <w:t>ከላይ መዝራት ይመከራል፡፡</w:t>
      </w:r>
    </w:p>
    <w:p w14:paraId="634DFD74" w14:textId="77777777" w:rsidR="00496375" w:rsidRDefault="00496375">
      <w:pPr>
        <w:pStyle w:val="ListParagraph"/>
        <w:spacing w:before="240" w:after="0" w:line="360" w:lineRule="auto"/>
        <w:ind w:left="0"/>
        <w:jc w:val="both"/>
        <w:rPr>
          <w:rFonts w:ascii="Power Geez Unicode1" w:eastAsia="Times New Roman" w:hAnsi="Power Geez Unicode1" w:cs="Power Geez Unicode1"/>
          <w:sz w:val="24"/>
          <w:szCs w:val="24"/>
          <w:lang w:val="am-ET" w:eastAsia="en-GB"/>
        </w:rPr>
      </w:pPr>
    </w:p>
    <w:p w14:paraId="42013072" w14:textId="77777777" w:rsidR="00496375" w:rsidRDefault="00496375">
      <w:pPr>
        <w:pStyle w:val="ListParagraph"/>
        <w:spacing w:before="240" w:after="0" w:line="360" w:lineRule="auto"/>
        <w:ind w:left="0"/>
        <w:jc w:val="both"/>
        <w:rPr>
          <w:rFonts w:ascii="Power Geez Unicode1" w:eastAsia="Times New Roman" w:hAnsi="Power Geez Unicode1" w:cs="Power Geez Unicode1"/>
          <w:sz w:val="24"/>
          <w:szCs w:val="24"/>
          <w:lang w:val="am-ET" w:eastAsia="en-GB"/>
        </w:rPr>
      </w:pPr>
    </w:p>
    <w:p w14:paraId="42AC4F12" w14:textId="77777777" w:rsidR="00496375" w:rsidRDefault="00496375">
      <w:pPr>
        <w:pStyle w:val="Heading2"/>
        <w:rPr>
          <w:rFonts w:ascii="Power Geez Unicode1" w:hAnsi="Power Geez Unicode1" w:cs="Power Geez Unicode1"/>
        </w:rPr>
      </w:pPr>
      <w:bookmarkStart w:id="82" w:name="_Toc1294"/>
      <w:bookmarkStart w:id="83" w:name="_Toc2782"/>
      <w:ins w:id="84" w:author="HP" w:date="2024-02-28T09:41:00Z">
        <w:r>
          <w:rPr>
            <w:rFonts w:ascii="Power Geez Unicode1" w:hAnsi="Power Geez Unicode1" w:cs="Power Geez Unicode1"/>
            <w:lang w:val="en-US"/>
          </w:rPr>
          <w:t xml:space="preserve">5.2. </w:t>
        </w:r>
      </w:ins>
      <w:r>
        <w:rPr>
          <w:rFonts w:ascii="Power Geez Unicode1" w:hAnsi="Power Geez Unicode1" w:cs="Power Geez Unicode1"/>
        </w:rPr>
        <w:t>የዘር ወቅት</w:t>
      </w:r>
      <w:bookmarkEnd w:id="82"/>
      <w:bookmarkEnd w:id="83"/>
    </w:p>
    <w:p w14:paraId="67622E38" w14:textId="77777777" w:rsidR="00496375" w:rsidRDefault="00496375">
      <w:pPr>
        <w:spacing w:after="0" w:line="240" w:lineRule="auto"/>
        <w:rPr>
          <w:rFonts w:ascii="Nyala" w:hAnsi="Nyala" w:cs="Power Geez Unicode1"/>
          <w:b/>
          <w:bCs/>
          <w:sz w:val="24"/>
          <w:szCs w:val="24"/>
        </w:rPr>
      </w:pPr>
    </w:p>
    <w:p w14:paraId="3C93FB87" w14:textId="77777777" w:rsidR="00496375" w:rsidRDefault="00496375">
      <w:pPr>
        <w:pStyle w:val="Heading3"/>
        <w:rPr>
          <w:rFonts w:ascii="Power Geez Unicode1" w:hAnsi="Power Geez Unicode1" w:cs="Power Geez Unicode1"/>
          <w:sz w:val="24"/>
          <w:szCs w:val="24"/>
          <w:lang w:val="am-ET"/>
        </w:rPr>
      </w:pPr>
      <w:bookmarkStart w:id="85" w:name="_Toc12335"/>
      <w:bookmarkStart w:id="86" w:name="_Toc27652"/>
      <w:ins w:id="87" w:author="HP" w:date="2024-02-28T09:42:00Z">
        <w:r>
          <w:rPr>
            <w:rFonts w:ascii="Power Geez Unicode1" w:hAnsi="Power Geez Unicode1" w:cs="Power Geez Unicode1"/>
            <w:sz w:val="24"/>
            <w:szCs w:val="24"/>
          </w:rPr>
          <w:t xml:space="preserve">5.2.1. </w:t>
        </w:r>
      </w:ins>
      <w:r>
        <w:rPr>
          <w:rFonts w:ascii="Power Geez Unicode1" w:hAnsi="Power Geez Unicode1" w:cs="Power Geez Unicode1"/>
          <w:sz w:val="24"/>
          <w:szCs w:val="24"/>
          <w:lang w:val="am-ET"/>
        </w:rPr>
        <w:t>በዝናብ ለሚያመርቱ</w:t>
      </w:r>
      <w:bookmarkEnd w:id="85"/>
      <w:bookmarkEnd w:id="86"/>
    </w:p>
    <w:p w14:paraId="14253413" w14:textId="77777777" w:rsidR="00496375" w:rsidRDefault="00496375">
      <w:pPr>
        <w:spacing w:after="0" w:line="360" w:lineRule="auto"/>
        <w:ind w:left="-274"/>
        <w:jc w:val="both"/>
        <w:rPr>
          <w:rFonts w:ascii="Power Geez Unicode1" w:hAnsi="Power Geez Unicode1" w:cs="Power Geez Unicode1"/>
          <w:sz w:val="24"/>
          <w:szCs w:val="24"/>
        </w:rPr>
      </w:pPr>
      <w:r>
        <w:rPr>
          <w:rFonts w:ascii="Power Geez Unicode1" w:hAnsi="Power Geez Unicode1" w:cs="Power Geez Unicode1"/>
          <w:sz w:val="24"/>
          <w:szCs w:val="24"/>
          <w:lang w:val="am-ET"/>
        </w:rPr>
        <w:t xml:space="preserve">በአሁኑ ጊዜ </w:t>
      </w:r>
      <w:r>
        <w:rPr>
          <w:rFonts w:ascii="Power Geez Unicode1" w:eastAsia="SimSun" w:hAnsi="Power Geez Unicode1" w:cs="Power Geez Unicode1"/>
          <w:sz w:val="24"/>
          <w:szCs w:val="24"/>
        </w:rPr>
        <w:t xml:space="preserve">የዓለም አቀፍ የአየር ንብረት </w:t>
      </w:r>
      <w:r>
        <w:rPr>
          <w:rFonts w:ascii="Power Geez Unicode1" w:eastAsia="SimSun" w:hAnsi="Power Geez Unicode1" w:cs="Power Geez Unicode1"/>
          <w:sz w:val="24"/>
          <w:szCs w:val="24"/>
          <w:lang w:val="am-ET"/>
        </w:rPr>
        <w:t xml:space="preserve">ተለዋዋጭነት እየጨመረ መጥቷል፡፡ በዚህ ሁኔታ </w:t>
      </w:r>
      <w:r>
        <w:rPr>
          <w:rFonts w:ascii="Power Geez Unicode1" w:eastAsia="SimSun" w:hAnsi="Power Geez Unicode1" w:cs="Power Geez Unicode1"/>
          <w:sz w:val="24"/>
          <w:szCs w:val="24"/>
        </w:rPr>
        <w:t>አርሶ አደሩ</w:t>
      </w:r>
      <w:r>
        <w:rPr>
          <w:rFonts w:ascii="Power Geez Unicode1" w:eastAsia="SimSun" w:hAnsi="Power Geez Unicode1" w:cs="Power Geez Unicode1"/>
          <w:sz w:val="24"/>
          <w:szCs w:val="24"/>
          <w:lang w:val="am-ET"/>
        </w:rPr>
        <w:t xml:space="preserve"> </w:t>
      </w:r>
      <w:r>
        <w:rPr>
          <w:rFonts w:ascii="Power Geez Unicode1" w:eastAsia="SimSun" w:hAnsi="Power Geez Unicode1" w:cs="Power Geez Unicode1"/>
          <w:sz w:val="24"/>
          <w:szCs w:val="24"/>
        </w:rPr>
        <w:t>ቀደም ሲል  ሲጠቀምበት የነበረውን የዘር ወቅት የሚከተል ከሆነ ከነባራዊው የዝናብ አጀማመርና አጨራረስ ጋር ሊጣጣም</w:t>
      </w:r>
      <w:r>
        <w:rPr>
          <w:rFonts w:ascii="Power Geez Unicode1" w:eastAsia="SimSun" w:hAnsi="Power Geez Unicode1" w:cs="Power Geez Unicode1"/>
          <w:sz w:val="24"/>
          <w:szCs w:val="24"/>
          <w:lang w:val="am-ET"/>
        </w:rPr>
        <w:t xml:space="preserve">ለት አይችልም፡፡ ስለዚህ ይህንን </w:t>
      </w:r>
      <w:r>
        <w:rPr>
          <w:rFonts w:ascii="Power Geez Unicode1" w:eastAsia="SimSun" w:hAnsi="Power Geez Unicode1" w:cs="Power Geez Unicode1"/>
          <w:sz w:val="24"/>
          <w:szCs w:val="24"/>
        </w:rPr>
        <w:t xml:space="preserve">ተገንዝቦ የሰብልን ምርታማነት ለማሻሻል </w:t>
      </w:r>
      <w:r>
        <w:rPr>
          <w:rFonts w:ascii="Power Geez Unicode1" w:eastAsia="SimSun" w:hAnsi="Power Geez Unicode1" w:cs="Power Geez Unicode1"/>
          <w:sz w:val="24"/>
          <w:szCs w:val="24"/>
          <w:lang w:val="am-ET"/>
        </w:rPr>
        <w:t>ካለው የአየር ንብረት ተለዋዋጭነት ጋር የተዛመደ ማድረግ</w:t>
      </w:r>
      <w:r>
        <w:rPr>
          <w:rFonts w:ascii="Power Geez Unicode1" w:eastAsia="SimSun" w:hAnsi="Power Geez Unicode1" w:cs="Power Geez Unicode1"/>
          <w:sz w:val="24"/>
          <w:szCs w:val="24"/>
        </w:rPr>
        <w:t xml:space="preserve"> የግድ ይላል፡፡ </w:t>
      </w:r>
      <w:r>
        <w:rPr>
          <w:rFonts w:ascii="Power Geez Unicode1" w:eastAsia="SimSun" w:hAnsi="Power Geez Unicode1" w:cs="Power Geez Unicode1"/>
          <w:sz w:val="24"/>
          <w:szCs w:val="24"/>
          <w:lang w:val="am-ET"/>
        </w:rPr>
        <w:t xml:space="preserve">ስለሆነም </w:t>
      </w:r>
      <w:r>
        <w:rPr>
          <w:rFonts w:ascii="Power Geez Unicode1" w:hAnsi="Power Geez Unicode1" w:cs="Power Geez Unicode1"/>
          <w:sz w:val="24"/>
          <w:szCs w:val="24"/>
        </w:rPr>
        <w:t>የአካባቢውን የአየር ንብረት</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የአፈር አይነት</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የዝናብ አገባብና አወጣጥ ሁኔታ መግለጫን ከወቅታዊ የ</w:t>
      </w:r>
      <w:r>
        <w:rPr>
          <w:rFonts w:ascii="Power Geez Unicode1" w:hAnsi="Power Geez Unicode1" w:cs="Power Geez Unicode1"/>
          <w:sz w:val="24"/>
          <w:szCs w:val="24"/>
          <w:lang w:val="am-ET"/>
        </w:rPr>
        <w:t>ሜ</w:t>
      </w:r>
      <w:r>
        <w:rPr>
          <w:rFonts w:ascii="Power Geez Unicode1" w:hAnsi="Power Geez Unicode1" w:cs="Power Geez Unicode1"/>
          <w:sz w:val="24"/>
          <w:szCs w:val="24"/>
        </w:rPr>
        <w:t>ቲዎሮሎጂ ትንበያዎች ወይም በአካባቢው የዝናብ መለኪያ ካለ በተከታታይ ለ10 ቀናት የጣለው ዝናብ 20 ሚ.ሜ ከደረሰ የዘር ወቅትን መወሰን ይቻላል፡፡</w:t>
      </w:r>
    </w:p>
    <w:p w14:paraId="724B820F" w14:textId="77777777" w:rsidR="00496375" w:rsidRDefault="00496375">
      <w:pPr>
        <w:spacing w:after="0" w:line="360" w:lineRule="auto"/>
        <w:ind w:left="-274"/>
        <w:jc w:val="both"/>
        <w:rPr>
          <w:rFonts w:ascii="Power Geez Unicode1" w:hAnsi="Power Geez Unicode1" w:cs="Power Geez Unicode1"/>
          <w:b/>
          <w:bCs/>
          <w:sz w:val="24"/>
          <w:szCs w:val="24"/>
        </w:rPr>
      </w:pPr>
    </w:p>
    <w:p w14:paraId="55C96C63" w14:textId="77777777" w:rsidR="00496375" w:rsidRDefault="00496375">
      <w:pPr>
        <w:spacing w:after="0" w:line="360" w:lineRule="auto"/>
        <w:jc w:val="both"/>
        <w:rPr>
          <w:rFonts w:ascii="Power Geez Unicode1" w:hAnsi="Power Geez Unicode1" w:cs="Power Geez Unicode1"/>
          <w:sz w:val="24"/>
          <w:szCs w:val="24"/>
          <w:lang w:val="am-ET"/>
        </w:rPr>
      </w:pPr>
      <w:r>
        <w:rPr>
          <w:rFonts w:ascii="Power Geez Unicode1" w:eastAsia="SimSun" w:hAnsi="Power Geez Unicode1" w:cs="Power Geez Unicode1"/>
          <w:sz w:val="24"/>
          <w:szCs w:val="24"/>
        </w:rPr>
        <w:t>በዚህም መሰረት</w:t>
      </w:r>
      <w:r>
        <w:rPr>
          <w:rFonts w:ascii="Power Geez Unicode1" w:eastAsia="SimSun" w:hAnsi="Power Geez Unicode1" w:cs="Power Geez Unicode1"/>
          <w:sz w:val="24"/>
          <w:szCs w:val="24"/>
          <w:lang w:val="am-ET"/>
        </w:rPr>
        <w:t xml:space="preserve"> </w:t>
      </w:r>
      <w:r>
        <w:rPr>
          <w:rFonts w:ascii="Power Geez Unicode1" w:hAnsi="Power Geez Unicode1" w:cs="Power Geez Unicode1"/>
          <w:sz w:val="24"/>
          <w:szCs w:val="24"/>
        </w:rPr>
        <w:t>የጤፍ ዘር</w:t>
      </w:r>
      <w:r>
        <w:rPr>
          <w:rFonts w:ascii="Power Geez Unicode1" w:hAnsi="Power Geez Unicode1" w:cs="Power Geez Unicode1"/>
          <w:sz w:val="24"/>
          <w:szCs w:val="24"/>
          <w:lang w:val="am-ET"/>
        </w:rPr>
        <w:t>፦</w:t>
      </w:r>
    </w:p>
    <w:p w14:paraId="2B500462" w14:textId="77777777" w:rsidR="00496375" w:rsidRDefault="00496375">
      <w:pPr>
        <w:numPr>
          <w:ilvl w:val="0"/>
          <w:numId w:val="14"/>
        </w:numPr>
        <w:tabs>
          <w:tab w:val="left" w:pos="900"/>
        </w:tabs>
        <w:spacing w:after="0" w:line="360" w:lineRule="auto"/>
        <w:contextualSpacing/>
        <w:jc w:val="both"/>
        <w:rPr>
          <w:rFonts w:ascii="Power Geez Unicode1" w:hAnsi="Power Geez Unicode1" w:cs="Power Geez Unicode1"/>
          <w:sz w:val="24"/>
          <w:szCs w:val="24"/>
        </w:rPr>
      </w:pPr>
      <w:r>
        <w:rPr>
          <w:rFonts w:ascii="Power Geez Unicode1" w:hAnsi="Power Geez Unicode1" w:cs="Power Geez Unicode1"/>
          <w:sz w:val="24"/>
          <w:szCs w:val="24"/>
        </w:rPr>
        <w:t>በቀይና በቡናማ አፈር ላይ ከሰኔ መጨረሻ እስከ ሃምሌ መጀመሪያ ድረስ</w:t>
      </w:r>
      <w:r>
        <w:rPr>
          <w:rFonts w:ascii="Power Geez Unicode1" w:hAnsi="Power Geez Unicode1" w:cs="Power Geez Unicode1"/>
          <w:sz w:val="24"/>
          <w:szCs w:val="24"/>
          <w:lang w:val="am-ET"/>
        </w:rPr>
        <w:t>፣</w:t>
      </w:r>
    </w:p>
    <w:p w14:paraId="37C4E517" w14:textId="77777777" w:rsidR="00496375" w:rsidRDefault="00496375">
      <w:pPr>
        <w:numPr>
          <w:ilvl w:val="0"/>
          <w:numId w:val="14"/>
        </w:numPr>
        <w:tabs>
          <w:tab w:val="left" w:pos="900"/>
        </w:tabs>
        <w:spacing w:after="0" w:line="360" w:lineRule="auto"/>
        <w:contextualSpacing/>
        <w:jc w:val="both"/>
        <w:rPr>
          <w:rFonts w:ascii="Power Geez Unicode1" w:hAnsi="Power Geez Unicode1" w:cs="Power Geez Unicode1"/>
          <w:sz w:val="24"/>
          <w:szCs w:val="24"/>
        </w:rPr>
      </w:pPr>
      <w:r>
        <w:rPr>
          <w:rFonts w:ascii="Power Geez Unicode1" w:hAnsi="Power Geez Unicode1" w:cs="Power Geez Unicode1"/>
          <w:sz w:val="24"/>
          <w:szCs w:val="24"/>
        </w:rPr>
        <w:t>በኮትቻ አፈር ላይ ደግሞ ከሃምሌ አጋማሽ እስከ ነሃሴ መጀመሪያ ድረስ</w:t>
      </w:r>
      <w:r>
        <w:rPr>
          <w:rFonts w:ascii="Power Geez Unicode1" w:hAnsi="Power Geez Unicode1" w:cs="Power Geez Unicode1"/>
          <w:sz w:val="24"/>
          <w:szCs w:val="24"/>
          <w:lang w:val="am-ET"/>
        </w:rPr>
        <w:t>፣</w:t>
      </w:r>
    </w:p>
    <w:p w14:paraId="179573C2" w14:textId="77777777" w:rsidR="00496375" w:rsidRDefault="00496375">
      <w:pPr>
        <w:numPr>
          <w:ilvl w:val="0"/>
          <w:numId w:val="14"/>
        </w:numPr>
        <w:tabs>
          <w:tab w:val="left" w:pos="900"/>
        </w:tabs>
        <w:spacing w:after="0" w:line="360" w:lineRule="auto"/>
        <w:contextualSpacing/>
        <w:jc w:val="both"/>
        <w:rPr>
          <w:rFonts w:ascii="Power Geez Unicode1" w:hAnsi="Power Geez Unicode1" w:cs="Power Geez Unicode1"/>
          <w:sz w:val="24"/>
          <w:szCs w:val="24"/>
        </w:rPr>
      </w:pPr>
      <w:r>
        <w:rPr>
          <w:rFonts w:ascii="Power Geez Unicode1" w:hAnsi="Power Geez Unicode1" w:cs="Power Geez Unicode1"/>
          <w:sz w:val="24"/>
          <w:szCs w:val="24"/>
        </w:rPr>
        <w:t xml:space="preserve">ለከፍታማና ደጋማ አካባቢዎች እስከ ነሃሴ አጋማሽ ድረስ ተዘርቶ መጠናቀቅ ይኖርበታል፡፡ </w:t>
      </w:r>
    </w:p>
    <w:p w14:paraId="5B868921" w14:textId="77777777" w:rsidR="00496375" w:rsidRDefault="00496375">
      <w:pPr>
        <w:pStyle w:val="Heading3"/>
        <w:spacing w:afterLines="100" w:after="240"/>
        <w:rPr>
          <w:rFonts w:ascii="Power Geez Unicode1" w:hAnsi="Power Geez Unicode1" w:cs="Power Geez Unicode1"/>
          <w:sz w:val="24"/>
          <w:szCs w:val="24"/>
        </w:rPr>
      </w:pPr>
      <w:bookmarkStart w:id="88" w:name="_Toc29698"/>
      <w:bookmarkStart w:id="89" w:name="_Toc4755"/>
      <w:r>
        <w:rPr>
          <w:rFonts w:ascii="Power Geez Unicode1" w:hAnsi="Power Geez Unicode1" w:cs="Power Geez Unicode1"/>
          <w:sz w:val="24"/>
          <w:szCs w:val="24"/>
        </w:rPr>
        <w:t xml:space="preserve">5.2.2. የበልግ </w:t>
      </w:r>
      <w:r>
        <w:rPr>
          <w:rFonts w:ascii="Nyala" w:hAnsi="Power Geez Unicode1" w:cs="Power Geez Unicode1"/>
          <w:sz w:val="24"/>
          <w:szCs w:val="24"/>
          <w:lang w:val="am-ET"/>
        </w:rPr>
        <w:t>መስኖ</w:t>
      </w:r>
      <w:r>
        <w:rPr>
          <w:rFonts w:ascii="Nyala" w:hAnsi="Power Geez Unicode1" w:cs="Power Geez Unicode1"/>
          <w:sz w:val="24"/>
          <w:szCs w:val="24"/>
          <w:lang w:val="am-ET"/>
        </w:rPr>
        <w:t xml:space="preserve"> </w:t>
      </w:r>
      <w:r>
        <w:rPr>
          <w:rFonts w:ascii="Power Geez Unicode1" w:hAnsi="Power Geez Unicode1" w:cs="Power Geez Unicode1"/>
          <w:sz w:val="24"/>
          <w:szCs w:val="24"/>
        </w:rPr>
        <w:t>ጤፍ አመራረት</w:t>
      </w:r>
      <w:bookmarkEnd w:id="88"/>
      <w:bookmarkEnd w:id="89"/>
    </w:p>
    <w:p w14:paraId="5347A4E8" w14:textId="77777777" w:rsidR="00496375" w:rsidRDefault="00496375">
      <w:pPr>
        <w:spacing w:after="0" w:line="360" w:lineRule="auto"/>
        <w:contextualSpacing/>
        <w:jc w:val="both"/>
        <w:rPr>
          <w:rFonts w:ascii="Nyala" w:hAnsi="Power Geez Unicode1" w:cs="Power Geez Unicode1"/>
          <w:sz w:val="24"/>
          <w:szCs w:val="24"/>
          <w:lang w:val="am-ET"/>
        </w:rPr>
      </w:pPr>
      <w:r>
        <w:rPr>
          <w:rFonts w:ascii="Power Geez Unicode1" w:hAnsi="Power Geez Unicode1" w:cs="Power Geez Unicode1"/>
          <w:sz w:val="24"/>
          <w:szCs w:val="24"/>
          <w:lang w:val="am-ET"/>
        </w:rPr>
        <w:t>ጤፍን በበልግ እና በመስኖ ማምረት እየተለመደ የመጣ አሰራር</w:t>
      </w:r>
      <w:r>
        <w:rPr>
          <w:rFonts w:ascii="Nyala" w:hAnsi="Power Geez Unicode1" w:cs="Power Geez Unicode1"/>
          <w:sz w:val="24"/>
          <w:szCs w:val="24"/>
          <w:lang w:val="am-ET"/>
        </w:rPr>
        <w:t xml:space="preserve"> </w:t>
      </w:r>
      <w:r>
        <w:rPr>
          <w:rFonts w:ascii="Nyala" w:hAnsi="Power Geez Unicode1" w:cs="Power Geez Unicode1"/>
          <w:sz w:val="24"/>
          <w:szCs w:val="24"/>
          <w:lang w:val="am-ET"/>
        </w:rPr>
        <w:t>ሆኗል፡፡</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በብዙ</w:t>
      </w:r>
      <w:r>
        <w:rPr>
          <w:rFonts w:ascii="Nyala" w:hAnsi="Power Geez Unicode1" w:cs="Power Geez Unicode1"/>
          <w:sz w:val="24"/>
          <w:szCs w:val="24"/>
          <w:lang w:val="am-ET"/>
        </w:rPr>
        <w:t xml:space="preserve"> </w:t>
      </w:r>
      <w:r>
        <w:rPr>
          <w:rFonts w:ascii="Nyala" w:hAnsi="Power Geez Unicode1" w:cs="Power Geez Unicode1"/>
          <w:sz w:val="24"/>
          <w:szCs w:val="24"/>
          <w:lang w:val="am-ET"/>
        </w:rPr>
        <w:t>የአገሪቱ</w:t>
      </w:r>
      <w:r>
        <w:rPr>
          <w:rFonts w:ascii="Nyala" w:hAnsi="Power Geez Unicode1" w:cs="Power Geez Unicode1"/>
          <w:sz w:val="24"/>
          <w:szCs w:val="24"/>
          <w:lang w:val="am-ET"/>
        </w:rPr>
        <w:t xml:space="preserve"> </w:t>
      </w:r>
      <w:r>
        <w:rPr>
          <w:rFonts w:ascii="Nyala" w:hAnsi="Power Geez Unicode1" w:cs="Power Geez Unicode1"/>
          <w:sz w:val="24"/>
          <w:szCs w:val="24"/>
          <w:lang w:val="am-ET"/>
        </w:rPr>
        <w:t>አካባቢዎችም</w:t>
      </w:r>
      <w:r>
        <w:rPr>
          <w:rFonts w:ascii="Nyala" w:hAnsi="Power Geez Unicode1" w:cs="Power Geez Unicode1"/>
          <w:sz w:val="24"/>
          <w:szCs w:val="24"/>
          <w:lang w:val="am-ET"/>
        </w:rPr>
        <w:t xml:space="preserve"> </w:t>
      </w:r>
      <w:r>
        <w:rPr>
          <w:rFonts w:ascii="Nyala" w:hAnsi="Power Geez Unicode1" w:cs="Power Geez Unicode1"/>
          <w:sz w:val="24"/>
          <w:szCs w:val="24"/>
          <w:lang w:val="am-ET"/>
        </w:rPr>
        <w:t>ትኩርት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በማግኝት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ሰፊ</w:t>
      </w:r>
      <w:r>
        <w:rPr>
          <w:rFonts w:ascii="Nyala" w:hAnsi="Power Geez Unicode1" w:cs="Power Geez Unicode1"/>
          <w:sz w:val="24"/>
          <w:szCs w:val="24"/>
          <w:lang w:val="am-ET"/>
        </w:rPr>
        <w:t xml:space="preserve"> </w:t>
      </w:r>
      <w:r>
        <w:rPr>
          <w:rFonts w:ascii="Nyala" w:hAnsi="Power Geez Unicode1" w:cs="Power Geez Unicode1"/>
          <w:sz w:val="24"/>
          <w:szCs w:val="24"/>
          <w:lang w:val="am-ET"/>
        </w:rPr>
        <w:t>መሬትን</w:t>
      </w:r>
      <w:r>
        <w:rPr>
          <w:rFonts w:ascii="Nyala" w:hAnsi="Power Geez Unicode1" w:cs="Power Geez Unicode1"/>
          <w:sz w:val="24"/>
          <w:szCs w:val="24"/>
          <w:lang w:val="am-ET"/>
        </w:rPr>
        <w:t xml:space="preserve"> </w:t>
      </w:r>
      <w:r>
        <w:rPr>
          <w:rFonts w:ascii="Nyala" w:hAnsi="Power Geez Unicode1" w:cs="Power Geez Unicode1"/>
          <w:sz w:val="24"/>
          <w:szCs w:val="24"/>
          <w:lang w:val="am-ET"/>
        </w:rPr>
        <w:t>እየሸፈነ</w:t>
      </w:r>
      <w:r>
        <w:rPr>
          <w:rFonts w:ascii="Nyala" w:hAnsi="Power Geez Unicode1" w:cs="Power Geez Unicode1"/>
          <w:sz w:val="24"/>
          <w:szCs w:val="24"/>
          <w:lang w:val="am-ET"/>
        </w:rPr>
        <w:t xml:space="preserve"> </w:t>
      </w:r>
      <w:r>
        <w:rPr>
          <w:rFonts w:ascii="Nyala" w:hAnsi="Power Geez Unicode1" w:cs="Power Geez Unicode1"/>
          <w:sz w:val="24"/>
          <w:szCs w:val="24"/>
          <w:lang w:val="am-ET"/>
        </w:rPr>
        <w:t>ይገኛል፡፡</w:t>
      </w:r>
    </w:p>
    <w:p w14:paraId="7E8E4406" w14:textId="77777777" w:rsidR="00496375" w:rsidRDefault="00496375">
      <w:pPr>
        <w:spacing w:after="0" w:line="360" w:lineRule="auto"/>
        <w:contextualSpacing/>
        <w:jc w:val="both"/>
        <w:rPr>
          <w:rFonts w:ascii="Nyala" w:hAnsi="Power Geez Unicode1" w:cs="Power Geez Unicode1"/>
          <w:b/>
          <w:bCs/>
          <w:sz w:val="24"/>
          <w:szCs w:val="24"/>
          <w:lang w:val="am-ET"/>
        </w:rPr>
      </w:pPr>
    </w:p>
    <w:p w14:paraId="32D4A207" w14:textId="77777777" w:rsidR="00496375" w:rsidRDefault="00496375">
      <w:pPr>
        <w:spacing w:after="0" w:line="360" w:lineRule="auto"/>
        <w:contextualSpacing/>
        <w:jc w:val="both"/>
        <w:rPr>
          <w:rFonts w:ascii="Nyala" w:hAnsi="Power Geez Unicode1" w:cs="Power Geez Unicode1"/>
          <w:b/>
          <w:bCs/>
          <w:sz w:val="24"/>
          <w:szCs w:val="24"/>
          <w:lang w:val="am-ET"/>
        </w:rPr>
      </w:pPr>
      <w:r>
        <w:rPr>
          <w:rFonts w:ascii="Nyala" w:hAnsi="Power Geez Unicode1" w:cs="Power Geez Unicode1"/>
          <w:b/>
          <w:bCs/>
          <w:sz w:val="24"/>
          <w:szCs w:val="24"/>
          <w:lang w:val="am-ET"/>
        </w:rPr>
        <w:t>የበልግ</w:t>
      </w:r>
      <w:r>
        <w:rPr>
          <w:rFonts w:ascii="Nyala" w:hAnsi="Power Geez Unicode1" w:cs="Power Geez Unicode1"/>
          <w:b/>
          <w:bCs/>
          <w:sz w:val="24"/>
          <w:szCs w:val="24"/>
          <w:lang w:val="am-ET"/>
        </w:rPr>
        <w:t xml:space="preserve"> </w:t>
      </w:r>
      <w:r>
        <w:rPr>
          <w:rFonts w:ascii="Nyala" w:hAnsi="Power Geez Unicode1" w:cs="Power Geez Unicode1"/>
          <w:b/>
          <w:bCs/>
          <w:sz w:val="24"/>
          <w:szCs w:val="24"/>
          <w:lang w:val="am-ET"/>
        </w:rPr>
        <w:t>ጤፍ</w:t>
      </w:r>
      <w:r>
        <w:rPr>
          <w:rFonts w:ascii="Nyala" w:hAnsi="Power Geez Unicode1" w:cs="Power Geez Unicode1"/>
          <w:b/>
          <w:bCs/>
          <w:sz w:val="24"/>
          <w:szCs w:val="24"/>
          <w:lang w:val="am-ET"/>
        </w:rPr>
        <w:t xml:space="preserve"> </w:t>
      </w:r>
      <w:r>
        <w:rPr>
          <w:rFonts w:ascii="Nyala" w:hAnsi="Power Geez Unicode1" w:cs="Power Geez Unicode1"/>
          <w:b/>
          <w:bCs/>
          <w:sz w:val="24"/>
          <w:szCs w:val="24"/>
          <w:lang w:val="am-ET"/>
        </w:rPr>
        <w:t>አመራረት</w:t>
      </w:r>
    </w:p>
    <w:p w14:paraId="2258A629" w14:textId="77777777" w:rsidR="00496375" w:rsidRDefault="00496375">
      <w:pPr>
        <w:spacing w:after="0" w:line="360" w:lineRule="auto"/>
        <w:contextualSpacing/>
        <w:jc w:val="both"/>
        <w:rPr>
          <w:rFonts w:ascii="Power Geez Unicode1" w:hAnsi="Power Geez Unicode1" w:cs="Power Geez Unicode1"/>
          <w:sz w:val="24"/>
          <w:szCs w:val="24"/>
        </w:rPr>
      </w:pPr>
      <w:r>
        <w:rPr>
          <w:rFonts w:ascii="Power Geez Unicode1" w:hAnsi="Power Geez Unicode1" w:cs="Power Geez Unicode1"/>
          <w:sz w:val="24"/>
          <w:szCs w:val="24"/>
          <w:lang w:val="am-ET"/>
        </w:rPr>
        <w:t>የ 2014 ዓ.ም. ስታትስቲክ ሪፖርት መረጃ</w:t>
      </w:r>
      <w:r>
        <w:rPr>
          <w:rFonts w:ascii="Nyala" w:hAnsi="Power Geez Unicode1" w:cs="Power Geez Unicode1"/>
          <w:sz w:val="24"/>
          <w:szCs w:val="24"/>
          <w:lang w:val="am-ET"/>
        </w:rPr>
        <w:t xml:space="preserve">  </w:t>
      </w:r>
      <w:r>
        <w:rPr>
          <w:rFonts w:ascii="Nyala" w:hAnsi="Power Geez Unicode1" w:cs="Power Geez Unicode1"/>
          <w:sz w:val="24"/>
          <w:szCs w:val="24"/>
          <w:lang w:val="am-ET"/>
        </w:rPr>
        <w:t>መሰረት</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የበልግ</w:t>
      </w:r>
      <w:r>
        <w:rPr>
          <w:rFonts w:ascii="Nyala" w:hAnsi="Power Geez Unicode1" w:cs="Power Geez Unicode1"/>
          <w:sz w:val="24"/>
          <w:szCs w:val="24"/>
          <w:lang w:val="am-ET"/>
        </w:rPr>
        <w:t xml:space="preserve"> </w:t>
      </w:r>
      <w:r>
        <w:rPr>
          <w:rFonts w:ascii="Nyala" w:hAnsi="Power Geez Unicode1" w:cs="Power Geez Unicode1"/>
          <w:sz w:val="24"/>
          <w:szCs w:val="24"/>
          <w:lang w:val="am-ET"/>
        </w:rPr>
        <w:t>ጤፍ</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152,</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356.92 ሄክታር እንደሚሸፍን ለማወቅ ተችሏል</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w:t>
      </w:r>
      <w:r>
        <w:rPr>
          <w:rFonts w:ascii="Power Geez Unicode1" w:hAnsi="Power Geez Unicode1" w:cs="Power Geez Unicode1"/>
          <w:sz w:val="24"/>
          <w:szCs w:val="24"/>
        </w:rPr>
        <w:t>Ethiopian Statistics Service, 2022)</w:t>
      </w:r>
      <w:r>
        <w:rPr>
          <w:rFonts w:ascii="Power Geez Unicode1" w:hAnsi="Power Geez Unicode1" w:cs="Power Geez Unicode1"/>
          <w:sz w:val="24"/>
          <w:szCs w:val="24"/>
          <w:lang w:val="am-ET"/>
        </w:rPr>
        <w:t>፡፡</w:t>
      </w:r>
      <w:r>
        <w:rPr>
          <w:rFonts w:ascii="Nyala" w:hAnsi="Power Geez Unicode1" w:cs="Power Geez Unicode1"/>
          <w:sz w:val="24"/>
          <w:szCs w:val="24"/>
          <w:lang w:val="am-ET"/>
        </w:rPr>
        <w:t xml:space="preserve"> </w:t>
      </w:r>
      <w:r>
        <w:rPr>
          <w:rFonts w:ascii="Power Geez Unicode1" w:hAnsi="Power Geez Unicode1" w:cs="Power Geez Unicode1"/>
          <w:sz w:val="24"/>
          <w:szCs w:val="24"/>
        </w:rPr>
        <w:t>ለበልግ ጤፍ አብቃ</w:t>
      </w:r>
      <w:r>
        <w:rPr>
          <w:rFonts w:ascii="Power Geez Unicode1" w:hAnsi="Power Geez Unicode1" w:cs="Power Geez Unicode1"/>
          <w:sz w:val="24"/>
          <w:szCs w:val="24"/>
          <w:lang w:val="am-ET"/>
        </w:rPr>
        <w:t>ይ</w:t>
      </w:r>
      <w:r>
        <w:rPr>
          <w:rFonts w:ascii="Power Geez Unicode1" w:hAnsi="Power Geez Unicode1" w:cs="Power Geez Unicode1"/>
          <w:sz w:val="24"/>
          <w:szCs w:val="24"/>
        </w:rPr>
        <w:t xml:space="preserve"> አካባቢዎች (ለምሳሌ </w:t>
      </w:r>
      <w:r>
        <w:rPr>
          <w:rFonts w:ascii="Power Geez Unicode1" w:hAnsi="Power Geez Unicode1" w:cs="Power Geez Unicode1"/>
          <w:sz w:val="24"/>
          <w:szCs w:val="24"/>
          <w:lang w:val="am-ET"/>
        </w:rPr>
        <w:t>ወንዶ ገነት፣ ሃላባ፣</w:t>
      </w:r>
      <w:r>
        <w:rPr>
          <w:rFonts w:ascii="Power Geez Unicode1" w:hAnsi="Power Geez Unicode1" w:cs="Power Geez Unicode1"/>
          <w:sz w:val="24"/>
          <w:szCs w:val="24"/>
        </w:rPr>
        <w:t xml:space="preserve"> ሻሸመኔ፡ ጉራጌ</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ደቡብ ወሎ እና ተመሳሳይ አካባቢዎች) በቶሎ </w:t>
      </w:r>
      <w:r>
        <w:rPr>
          <w:rFonts w:ascii="Power Geez Unicode1" w:hAnsi="Power Geez Unicode1" w:cs="Power Geez Unicode1"/>
          <w:sz w:val="24"/>
          <w:szCs w:val="24"/>
          <w:lang w:val="am-ET"/>
        </w:rPr>
        <w:t>የ</w:t>
      </w:r>
      <w:r>
        <w:rPr>
          <w:rFonts w:ascii="Power Geez Unicode1" w:hAnsi="Power Geez Unicode1" w:cs="Power Geez Unicode1"/>
          <w:sz w:val="24"/>
          <w:szCs w:val="24"/>
        </w:rPr>
        <w:t>ሚደርሱ የጤፍ ዝርዎችን (ማለትም ቦስት</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ፀደይ</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ስማዳ</w:t>
      </w:r>
      <w:r>
        <w:rPr>
          <w:rFonts w:ascii="Power Geez Unicode1" w:hAnsi="Power Geez Unicode1" w:cs="Power Geez Unicode1"/>
          <w:sz w:val="24"/>
          <w:szCs w:val="24"/>
          <w:lang w:val="am-ET"/>
        </w:rPr>
        <w:t>፣ቦራና ቦኒ</w:t>
      </w:r>
      <w:r>
        <w:rPr>
          <w:rFonts w:ascii="Power Geez Unicode1" w:hAnsi="Power Geez Unicode1" w:cs="Power Geez Unicode1"/>
          <w:sz w:val="24"/>
          <w:szCs w:val="24"/>
        </w:rPr>
        <w:t xml:space="preserve"> የመሳሰሉትን) መጠቀም ተመራጭ ይሆናል፡፡</w:t>
      </w:r>
    </w:p>
    <w:p w14:paraId="3DEB2E8A"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የበልግ ወቅት የጤፍ አመራረት ቴክኖሎጂዎችንና ዘዴዎችን በተመለከተ እስካሁን ለዚህ ተብሎ የተሰራ ምርምር </w:t>
      </w:r>
      <w:r>
        <w:rPr>
          <w:rFonts w:ascii="Power Geez Unicode1" w:hAnsi="Power Geez Unicode1" w:cs="Power Geez Unicode1"/>
          <w:sz w:val="24"/>
          <w:szCs w:val="24"/>
          <w:lang w:val="am-ET"/>
        </w:rPr>
        <w:t xml:space="preserve">የለም፡፡ </w:t>
      </w:r>
      <w:r>
        <w:rPr>
          <w:rFonts w:ascii="Power Geez Unicode1" w:hAnsi="Power Geez Unicode1" w:cs="Power Geez Unicode1"/>
          <w:sz w:val="24"/>
          <w:szCs w:val="24"/>
        </w:rPr>
        <w:t>ስለ</w:t>
      </w:r>
      <w:r>
        <w:rPr>
          <w:rFonts w:ascii="Power Geez Unicode1" w:hAnsi="Power Geez Unicode1" w:cs="Power Geez Unicode1"/>
          <w:sz w:val="24"/>
          <w:szCs w:val="24"/>
          <w:lang w:val="am-ET"/>
        </w:rPr>
        <w:t>ዚህ ለ</w:t>
      </w:r>
      <w:r>
        <w:rPr>
          <w:rFonts w:ascii="Power Geez Unicode1" w:hAnsi="Power Geez Unicode1" w:cs="Power Geez Unicode1"/>
          <w:sz w:val="24"/>
          <w:szCs w:val="24"/>
        </w:rPr>
        <w:t xml:space="preserve">መኸር ጤፍ ሰብል </w:t>
      </w:r>
      <w:r>
        <w:rPr>
          <w:rFonts w:ascii="Nyala" w:hAnsi="Power Geez Unicode1" w:cs="Power Geez Unicode1"/>
          <w:sz w:val="24"/>
          <w:szCs w:val="24"/>
          <w:lang w:val="am-ET"/>
        </w:rPr>
        <w:t>ተብሎ</w:t>
      </w:r>
      <w:r>
        <w:rPr>
          <w:rFonts w:ascii="Nyala" w:hAnsi="Power Geez Unicode1" w:cs="Power Geez Unicode1"/>
          <w:sz w:val="24"/>
          <w:szCs w:val="24"/>
          <w:lang w:val="am-ET"/>
        </w:rPr>
        <w:t xml:space="preserve"> </w:t>
      </w:r>
      <w:r>
        <w:rPr>
          <w:rFonts w:ascii="Power Geez Unicode1" w:hAnsi="Power Geez Unicode1" w:cs="Power Geez Unicode1"/>
          <w:sz w:val="24"/>
          <w:szCs w:val="24"/>
        </w:rPr>
        <w:t xml:space="preserve">የተቀመጠውን </w:t>
      </w:r>
      <w:r>
        <w:rPr>
          <w:rFonts w:ascii="Power Geez Unicode1" w:hAnsi="Power Geez Unicode1" w:cs="Power Geez Unicode1"/>
          <w:sz w:val="24"/>
          <w:szCs w:val="24"/>
          <w:lang w:val="am-ET"/>
        </w:rPr>
        <w:t xml:space="preserve">ምክረ ሃሳብ </w:t>
      </w:r>
      <w:r>
        <w:rPr>
          <w:rFonts w:ascii="Power Geez Unicode1" w:hAnsi="Power Geez Unicode1" w:cs="Power Geez Unicode1"/>
          <w:sz w:val="24"/>
          <w:szCs w:val="24"/>
        </w:rPr>
        <w:t>መጠቀ</w:t>
      </w:r>
      <w:r>
        <w:rPr>
          <w:rFonts w:ascii="Power Geez Unicode1" w:hAnsi="Power Geez Unicode1" w:cs="Power Geez Unicode1"/>
          <w:sz w:val="24"/>
          <w:szCs w:val="24"/>
          <w:lang w:val="am-ET"/>
        </w:rPr>
        <w:t>ም</w:t>
      </w:r>
      <w:r>
        <w:rPr>
          <w:rFonts w:ascii="Power Geez Unicode1" w:hAnsi="Power Geez Unicode1" w:cs="Power Geez Unicode1"/>
          <w:sz w:val="24"/>
          <w:szCs w:val="24"/>
        </w:rPr>
        <w:t xml:space="preserve"> ይመከራል፡፡ </w:t>
      </w:r>
    </w:p>
    <w:p w14:paraId="02652E17" w14:textId="77777777" w:rsidR="00496375" w:rsidRDefault="00496375">
      <w:pPr>
        <w:rPr>
          <w:rFonts w:ascii="Power Geez Unicode1" w:hAnsi="Power Geez Unicode1" w:cs="Power Geez Unicode1"/>
          <w:b/>
          <w:bCs/>
          <w:sz w:val="24"/>
          <w:szCs w:val="24"/>
          <w:lang w:val="am-ET"/>
        </w:rPr>
      </w:pPr>
      <w:r>
        <w:rPr>
          <w:rFonts w:ascii="Power Geez Unicode1" w:hAnsi="Power Geez Unicode1" w:cs="Power Geez Unicode1"/>
          <w:b/>
          <w:bCs/>
          <w:sz w:val="24"/>
          <w:szCs w:val="24"/>
          <w:lang w:val="am-ET"/>
        </w:rPr>
        <w:t>የመስኖ ጤፍ አመራረት</w:t>
      </w:r>
    </w:p>
    <w:p w14:paraId="7EA5E68B" w14:textId="77777777" w:rsidR="00496375" w:rsidRDefault="00496375">
      <w:pPr>
        <w:spacing w:after="0" w:line="360" w:lineRule="auto"/>
        <w:contextualSpacing/>
        <w:jc w:val="both"/>
        <w:rPr>
          <w:rFonts w:ascii="Power Geez Unicode1" w:hAnsi="Power Geez Unicode1" w:cs="Power Geez Unicode1"/>
          <w:sz w:val="24"/>
          <w:szCs w:val="24"/>
          <w:lang w:val="am-ET"/>
        </w:rPr>
      </w:pPr>
      <w:r>
        <w:rPr>
          <w:rFonts w:ascii="Power Geez Unicode1" w:hAnsi="Power Geez Unicode1" w:cs="Power Geez Unicode1"/>
          <w:sz w:val="24"/>
          <w:szCs w:val="24"/>
          <w:lang w:val="am-ET"/>
        </w:rPr>
        <w:t xml:space="preserve">በአሁኑ ሰዓት </w:t>
      </w:r>
      <w:r>
        <w:rPr>
          <w:rFonts w:ascii="Power Geez Unicode1" w:hAnsi="Power Geez Unicode1" w:cs="Power Geez Unicode1"/>
          <w:sz w:val="24"/>
          <w:szCs w:val="24"/>
        </w:rPr>
        <w:t>በመስኖ በመታገዝ</w:t>
      </w:r>
      <w:r>
        <w:rPr>
          <w:rFonts w:ascii="Power Geez Unicode1" w:hAnsi="Power Geez Unicode1" w:cs="Power Geez Unicode1"/>
          <w:sz w:val="24"/>
          <w:szCs w:val="24"/>
          <w:lang w:val="am-ET"/>
        </w:rPr>
        <w:t xml:space="preserve"> በአማራ ክልል (አንዳሳ፣ ቆጋ፣ ፎገራ፣ ገራይ፣ ደምብያ፣ ደዋ ጨፋ፣ ከሚሴ፣ አርጡማ ፉሲና የመሳሰሉት)፣ በትግራይ ክልል (በራያ፣ አዘቦና አላማጣ)፣ በአፋርና ሱማሌ የተወሰኑ ቦታዎች ጤፍን</w:t>
      </w:r>
      <w:r>
        <w:rPr>
          <w:rFonts w:ascii="Power Geez Unicode1" w:hAnsi="Power Geez Unicode1" w:cs="Power Geez Unicode1"/>
          <w:sz w:val="24"/>
          <w:szCs w:val="24"/>
        </w:rPr>
        <w:t xml:space="preserve"> ማምረት</w:t>
      </w:r>
      <w:r>
        <w:rPr>
          <w:rFonts w:ascii="Power Geez Unicode1" w:hAnsi="Power Geez Unicode1" w:cs="Power Geez Unicode1"/>
          <w:sz w:val="24"/>
          <w:szCs w:val="24"/>
          <w:lang w:val="am-ET"/>
        </w:rPr>
        <w:t xml:space="preserve"> እየተለመደ መጥቷል፡</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ይሁን እንጂ እስካሁን ለእነዚህ የአመራረት ስርዓቶች ተብሎ የተለየ የዘር ወቅት የለም። ዝርያን በተመለከተም እስካሁን አንድ </w:t>
      </w:r>
      <w:r>
        <w:rPr>
          <w:rFonts w:ascii="Power Geez Unicode1" w:hAnsi="Power Geez Unicode1" w:cs="Power Geez Unicode1"/>
          <w:b/>
          <w:bCs/>
          <w:i/>
          <w:iCs/>
          <w:sz w:val="24"/>
          <w:szCs w:val="24"/>
          <w:lang w:val="am-ET"/>
        </w:rPr>
        <w:t>በኩር</w:t>
      </w:r>
      <w:r>
        <w:rPr>
          <w:rFonts w:ascii="Power Geez Unicode1" w:hAnsi="Power Geez Unicode1" w:cs="Power Geez Unicode1"/>
          <w:sz w:val="24"/>
          <w:szCs w:val="24"/>
          <w:lang w:val="am-ET"/>
        </w:rPr>
        <w:t xml:space="preserve"> የሚባል ዝርያ ብቻ ነው ለመስኖ ተብሎ</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 xml:space="preserve">የተለቀቀ፡፡ በተጨማሪ በቂ ዝናብ ላላቸው አካባቢዎች ከወጡት ዝርያዎች መካከል </w:t>
      </w:r>
      <w:r>
        <w:rPr>
          <w:rFonts w:ascii="Power Geez Unicode1" w:hAnsi="Power Geez Unicode1" w:cs="Power Geez Unicode1"/>
          <w:b/>
          <w:bCs/>
          <w:i/>
          <w:iCs/>
          <w:sz w:val="24"/>
          <w:szCs w:val="24"/>
          <w:lang w:val="am-ET"/>
        </w:rPr>
        <w:t>ጊቤ</w:t>
      </w:r>
      <w:r>
        <w:rPr>
          <w:rFonts w:ascii="Power Geez Unicode1" w:hAnsi="Power Geez Unicode1" w:cs="Power Geez Unicode1"/>
          <w:sz w:val="24"/>
          <w:szCs w:val="24"/>
          <w:lang w:val="am-ET"/>
        </w:rPr>
        <w:t xml:space="preserve"> የሚባል ዝርያ መጠቀም እንደሚቻል ምክረ ሃሳብ ተሰጥቷል፡፡ ስለዚህ በቀጣይ ለመስኖ እርሻ የአመራርት ስርዓቶች የሚሆኑ ዝርያዎችና የአመራረት ዘዴዎች ልየታ ሊሰራበት ይገባል፡፡</w:t>
      </w:r>
    </w:p>
    <w:p w14:paraId="3D8A598F" w14:textId="77777777" w:rsidR="00496375" w:rsidRDefault="00496375">
      <w:pPr>
        <w:pStyle w:val="ListParagraph"/>
        <w:spacing w:before="240" w:after="0" w:line="360" w:lineRule="auto"/>
        <w:ind w:left="0"/>
        <w:jc w:val="both"/>
        <w:rPr>
          <w:rFonts w:ascii="Power Geez Unicode1" w:eastAsia="Times New Roman" w:hAnsi="Power Geez Unicode1" w:cs="Power Geez Unicode1"/>
          <w:sz w:val="24"/>
          <w:szCs w:val="24"/>
          <w:lang w:val="am-ET" w:eastAsia="en-GB"/>
        </w:rPr>
      </w:pPr>
      <w:r>
        <w:rPr>
          <w:rFonts w:ascii="Power Geez Unicode1" w:eastAsia="SimSun" w:hAnsi="Power Geez Unicode1" w:cs="Power Geez Unicode1"/>
          <w:sz w:val="24"/>
          <w:szCs w:val="24"/>
          <w:lang w:val="am-ET"/>
        </w:rPr>
        <w:pict>
          <v:shape id="Picture 28" o:spid="_x0000_i1032" type="#_x0000_t75" style="width:51pt;height:15.9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DontCompress&quot;/&gt;&lt;w:documentProtection w:enforcement=&quot;off&quot;/&gt;&lt;w:doNotEmbedSystemFonts/&gt;&lt;w:defaultTabStop w:val=&quot;720&quot;/&gt;&lt;w:displayHorizontalDrawingGridEvery w:val=&quot;1&quot;/&gt;&lt;w:displayVerticalDrawingGridEvery w:val=&quot;1&quot;/&gt;&lt;w:compat&gt;&lt;w:doNotExpandShiftReturn/&gt;&lt;w:breakWrappedTables/&gt;&lt;w:dontGrowAutofit/&gt;&lt;/w:compat&gt;&lt;/w:docPr&gt;&lt;w:body&gt;&lt;wx:sect&gt;&lt;w:p&gt;&lt;m:oMathPara&gt;&lt;m:oMath&gt;&lt;m:r&gt;&lt;aml:annotation aml:id=&quot;0&quot; aml:author=&quot;HP&quot; aml:createdate=&quot;2024-02-27T12:16:51Z&quot; w:type=&quot;Word.Deletion&quot;&gt;&lt;aml:content&gt;&lt;m:rPr&gt;&lt;m:sty m:val=&quot;p&quot;/&gt;&lt;m:scr m:val=&quot;roman&quot;/&gt;&lt;/m:rPr&gt;&lt;w:rPr&gt;&lt;w:rFonts w:ascii=&quot;Cambria Math&quot; w:h-ansi=&quot;Cambria Math&quot; w:fareast=&quot;SimSun&quot; w:cs=&quot;Power Geez Unicode1&quot; w:hint=&quot;default&quot;/&gt;&lt;w:sz w:val=&quot;24&quot;/&gt;&lt;w:sz-cs w:val=&quot;24&quot;/&gt;&lt;/w:rPr&gt;&lt;m:t&gt;500 áŒ.áˆ&lt;/m:t&gt;&lt;/aml:content&gt;&lt;/aml:annotation&gt;&lt;/m:r&gt;&lt;/m:oMath&gt;&lt;/m:oMathPara&gt;&lt;/w:p&gt;&lt;/wx:sect&gt;&lt;/w:body&gt;&lt;/w:wordDocument">
            <v:fill o:detectmouseclick="t"/>
            <v:imagedata r:id="rId14" o:title=""/>
            <o:lock v:ext="edit" aspectratio="f"/>
          </v:shape>
        </w:pict>
      </w:r>
      <w:r>
        <w:rPr>
          <w:rFonts w:ascii="Power Geez Unicode1" w:eastAsia="SimSun" w:hAnsi="Power Geez Unicode1" w:cs="Power Geez Unicode1"/>
          <w:sz w:val="24"/>
          <w:szCs w:val="24"/>
        </w:rPr>
        <w:pict>
          <v:shape id="Picture 29" o:spid="_x0000_i1033" type="#_x0000_t75" style="width:375.3pt;height:24.9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DontCompress&quot;/&gt;&lt;w:documentProtection w:enforcement=&quot;off&quot;/&gt;&lt;w:doNotEmbedSystemFonts/&gt;&lt;w:defaultTabStop w:val=&quot;720&quot;/&gt;&lt;w:displayHorizontalDrawingGridEvery w:val=&quot;1&quot;/&gt;&lt;w:displayVerticalDrawingGridEvery w:val=&quot;1&quot;/&gt;&lt;w:compat&gt;&lt;w:doNotExpandShiftReturn/&gt;&lt;w:breakWrappedTables/&gt;&lt;w:dontGrowAutofit/&gt;&lt;/w:compat&gt;&lt;/w:docPr&gt;&lt;w:body&gt;&lt;wx:sect&gt;&lt;w:p&gt;&lt;m:oMathPara&gt;&lt;m:oMath&gt;&lt;m:r&gt;&lt;aml:annotation aml:id=&quot;0&quot; aml:author=&quot;HP&quot; aml:createdate=&quot;2024-02-27T12:16:51Z&quot; w:type=&quot;Word.Deletion&quot;&gt;&lt;aml:content&gt;&lt;m:rPr&gt;&lt;m:sty m:val=&quot;p&quot;/&gt;&lt;m:scr m:val=&quot;roman&quot;/&gt;&lt;/m:rPr&gt;&lt;w:rPr&gt;&lt;w:rFonts w:ascii=&quot;Cambria Math&quot; w:h-ansi=&quot;Cambria Math&quot; w:fareast=&quot;SimSun&quot; w:cs=&quot;Power Geez Unicode1&quot; w:hint=&quot;default&quot;/&gt;&lt;w:sz w:val=&quot;24&quot;/&gt;&lt;w:sz-cs w:val=&quot;24&quot;/&gt;&lt;/w:rPr&gt;&lt;m:t&gt;500 áŒ.áˆ &lt;/m:t&gt;&lt;/aml:content&gt;&lt;/aml:annotation&gt;&lt;/m:r&gt;&lt;m:r&gt;&lt;aml:annotation aml:id=&quot;1&quot; aml:author=&quot;HP&quot; aml:createdate=&quot;2024-02-27T12:16:51Z&quot; w:type=&quot;Word.Deletion&quot;&gt;&lt;aml:content&gt;&lt;m:rPr&gt;&lt;m:scr m:val=&quot;roman&quot;/&gt;&lt;/m:rPr&gt;&lt;w:rPr&gt;&lt;w:rFonts w:ascii=&quot;Cambria Math&quot; w:h-ansi=&quot;Cambria Math&quot; w:fareast=&quot;SimSun&quot; w:cs=&quot;Power Geez Unicode1&quot; w:hint=&quot;default&quot;/&gt;&lt;w:sz w:val=&quot;24&quot;/&gt;&lt;w:sz-cs w:val=&quot;24&quot;/&gt;&lt;/w:rPr&gt;&lt;m:t&gt;X &lt;/m:t&gt;&lt;/aml:content&gt;&lt;/aml:annotation&gt;&lt;/m:r&gt;&lt;m:r&gt;&lt;aml:annotation aml:id=&quot;2&quot; aml:author=&quot;HP&quot; aml:createdate=&quot;2024-02-27T12:16:51Z&quot; w:type=&quot;Word.Deletion&quot;&gt;&lt;aml:content&gt;&lt;m:rPr&gt;&lt;m:sty m:val=&quot;p&quot;/&gt;&lt;m:scr m:val=&quot;roman&quot;/&gt;&lt;/m:rPr&gt;&lt;w:rPr&gt;&lt;w:rFonts w:ascii=&quot;Cambria Math&quot; w:h-ansi=&quot;Cambria Math&quot; w:fareast=&quot;SimSun&quot; w:cs=&quot;Power Geez Unicode1&quot; w:hint=&quot;default&quot;/&gt;&lt;w:sz w:val=&quot;24&quot;/&gt;&lt;w:sz-cs w:val=&quot;24&quot;/&gt;&lt;/w:rPr&gt;&lt;m:t&gt;3,000&lt;/m:t&gt;&lt;/aml:content&gt;&lt;/aml:annotation&gt;&lt;/m:r&gt;&lt;m:f&gt;&lt;m:fPr&gt;&lt;m:ctrlPr&gt;&lt;aml:annotation aml:id=&quot;3&quot; aml:author=&quot;HP&quot; aml:createdate=&quot;2024-02-27T12:16:51Z&quot; w:type=&quot;Word.Deletion&quot;&gt;&lt;aml:content&gt;&lt;w:rPr&gt;&lt;w:rFonts w:ascii=&quot;Cambria Math&quot; w:h-ansi=&quot;Cambria Math&quot; w:fareast=&quot;SimSun&quot; w:cs=&quot;Power Geez Unicode1&quot; w:hint=&quot;default&quot;/&gt;&lt;w:sz w:val=&quot;24&quot;/&gt;&lt;w:sz-cs w:val=&quot;24&quot;/&gt;&lt;/w:rPr&gt;&lt;/aml:content&gt;&lt;/aml:annotation&gt;&lt;/m:ctrlPr&gt;&lt;/m:fPr&gt;&lt;m:num&gt;&lt;m:r&gt;&lt;aml:annotation aml:id=&quot;4&quot; aml:author=&quot;HP&quot; aml:createdate=&quot;2024-02-27T12:16:51Z&quot; w:type=&quot;Word.Deletion&quot;&gt;&lt;aml:content&gt;&lt;m:rPr&gt;&lt;m:sty m:val=&quot;p&quot;/&gt;&lt;m:scr m:val=&quot;roman&quot;/&gt;&lt;/m:rPr&gt;&lt;w:rPr&gt;&lt;w:rFonts w:ascii=&quot;Cambria Math&quot; w:h-ansi=&quot;Cambria Math&quot; w:fareast=&quot;SimSun&quot; w:cs=&quot;Power Geez Unicode1&quot; w:hint=&quot;default&quot;/&gt;&lt;w:sz w:val=&quot;24&quot;/&gt;&lt;w:sz-cs w:val=&quot;24&quot;/&gt;&lt;/w:rPr&gt;&lt;m:t&gt;á‹¨áŒ¤áá‹˜áˆ­&lt;/m:t&gt;&lt;/aml:content&gt;&lt;/aml:annotation&gt;&lt;/m:r&gt;&lt;m:ctrlPr&gt;&lt;aml:annotation aml:id=&quot;5&quot; aml:author=&quot;HP&quot; aml:createdate=&quot;2024-02-27T12:16:51Z&quot; w:type=&quot;Word.Deletion&quot;&gt;&lt;aml:content&gt;&lt;w:rPr&gt;&lt;w:rFonts w:ascii=&quot;Cambria Math&quot; w:h-ansi=&quot;Cambria Math&quot; w:fareast=&quot;SimSun&quot; w:cs=&quot;Power Geez Unicode1&quot; w:hint=&quot;default&quot;/&gt;&lt;w:sz w:val=&quot;24&quot;/&gt;&lt;w:sz-cs w:val=&quot;24&quot;/&gt;&lt;/w:rPr&gt;&lt;/aml:content&gt;&lt;/aml:annotation&gt;&lt;/m:ctrlPr&gt;&lt;/m:num&gt;&lt;m:den&gt;&lt;m:r&gt;&lt;aml:annotation aml:id=&quot;6&quot; aml:author=&quot;HP&quot; aml:createdate=&quot;2024-02-27T12:16:51Z&quot; w:type=&quot;Word.Deletion&quot;&gt;&lt;aml:content&gt;&lt;m:rPr&gt;&lt;m:sty m:val=&quot;p&quot;/&gt;&lt;m:scr m:val=&quot;roman&quot;/&gt;&lt;/m:rPr&gt;&lt;w:rPr&gt;&lt;w:rFonts w:ascii=&quot;Cambria Math&quot; w:h-ansi=&quot;Cambria Math&quot; w:fareast=&quot;SimSun&quot; w:cs=&quot;Power Geez Unicode1&quot; w:hint=&quot;default&quot;/&gt;&lt;w:sz w:val=&quot;24&quot;/&gt;&lt;w:sz-cs w:val=&quot;24&quot;/&gt;&lt;/w:rPr&gt;&lt;m:t&gt;áŒ&lt;/m:t&gt;&lt;/aml:content&gt;&lt;/aml:annotation&gt;&lt;/m:r&gt;&lt;m:ctrlPr&gt;&lt;aml:annotation aml:id=&quot;7&quot; aml:author=&quot;HP&quot; aml:createdate=&quot;2024-02-27T12:16:51Z&quot; w:type=&quot;Word.Deletion&quot;&gt;&lt;aml:content&gt;&lt;w:rPr&gt;&lt;w:rFonts w:ascii=&quot;Cambria Math&quot; w:h-ansi=&quot;Cambria Math&quot; w:fareast=&quot;SimSun&quot; w:cs=&quot;Power Geez Unicode1&quot; w:hint=&quot;default&quot;/&gt;&lt;w:sz w:val=&quot;24&quot;/&gt;&lt;w:sz-cs w:val=&quot;24&quot;/&gt;&lt;/w:rPr&gt;&lt;/aml:content&gt;&lt;/aml:annotation&gt;&lt;/m:ctrlPr&gt;&lt;/m:den&gt;&lt;/m:f&gt;&lt;m:r&gt;&lt;aml:annotation aml:id=&quot;8&quot; aml:author=&quot;HP&quot; aml:createdate=&quot;2024-02-27T12:16:51Z&quot; w:type=&quot;Word.Deletion&quot;&gt;&lt;aml:content&gt;&lt;m:rPr&gt;&lt;m:sty m:val=&quot;p&quot;/&gt;&lt;m:scr m:val=&quot;roman&quot;/&gt;&lt;/m:rPr&gt;&lt;w:rPr&gt;&lt;w:rFonts w:ascii=&quot;Cambria Math&quot; w:h-ansi=&quot;Cambria Math&quot; w:fareast=&quot;SimSun&quot; w:cs=&quot;Power Geez Unicode1&quot; w:hint=&quot;default&quot;/&gt;&lt;w:sz w:val=&quot;24&quot;/&gt;&lt;w:sz-cs w:val=&quot;24&quot;/&gt;&lt;/w:rPr&gt;&lt;m:t&gt;.áˆ=1,500&lt;/m:t&gt;&lt;/aml:content&gt;&lt;/aml:annotation&gt;&lt;/m:r&gt;&lt;m:r&gt;&lt;aml:annotation aml:id=&quot;9&quot; aml:author=&quot;HP&quot; aml:createdate=&quot;2024-02-27T12:16:51Z&quot; w:type=&quot;Word.Deletion&quot;&gt;&lt;aml:content&gt;&lt;m:rPr&gt;&lt;m:scr m:val=&quot;roman&quot;/&gt;&lt;/m:rPr&gt;&lt;w:rPr&gt;&lt;w:rFonts w:ascii=&quot;Cambria Math&quot; w:h-ansi=&quot;Cambria Math&quot; w:fareast=&quot;SimSun&quot; w:cs=&quot;Power Geez Unicode1&quot; w:hint=&quot;default&quot;/&gt;&lt;w:sz w:val=&quot;24&quot;/&gt;&lt;w:sz-cs w:val=&quot;24&quot;/&gt;&lt;/w:rPr&gt;&lt;m:t&gt;,&lt;/m:t&gt;&lt;/aml:content&gt;&lt;/aml:annotation&gt;&lt;/m:r&gt;&lt;m:r&gt;&lt;aml:annotation aml:id=&quot;10&quot; aml:author=&quot;HP&quot; aml:createdate=&quot;2024-02-27T12:16:51Z&quot; w:type=&quot;Word.Deletion&quot;&gt;&lt;aml:content&gt;&lt;m:rPr&gt;&lt;m:sty m:val=&quot;p&quot;/&gt;&lt;m:scr m:val=&quot;roman&quot;/&gt;&lt;/m:rPr&gt;&lt;w:rPr&gt;&lt;w:rFonts w:ascii=&quot;Cambria Math&quot; w:h-ansi=&quot;Cambria Math&quot; w:fareast=&quot;SimSun&quot; w:cs=&quot;Power Geez Unicode1&quot; w:hint=&quot;default&quot;/&gt;&lt;w:sz w:val=&quot;24&quot;/&gt;&lt;w:sz-cs w:val=&quot;24&quot;/&gt;&lt;/w:rPr&gt;&lt;m:t&gt;000 á‰½áŒáŠ áˆŠáŠ–áˆ­á‹­&lt;/m:t&gt;&lt;/aml:content&gt;&lt;/aml:annotation&gt;&lt;/m:r&gt;&lt;m:r&gt;&lt;aml:annotation aml:id=&quot;11&quot; aml:author=&quot;HP&quot; aml:createdate=&quot;2024-02-27T12:16:51Z&quot; w:type=&quot;Word.Deletion&quot;&gt;&lt;aml:content&gt;&lt;m:rPr&gt;&lt;m:sty m:val=&quot;p&quot;/&gt;&lt;m:scr m:val=&quot;roman&quot;/&gt;&lt;/m:rPr&gt;&lt;w:rPr&gt;&lt;w:rFonts w:ascii=&quot;Cambria Math&quot; w:h-ansi=&quot;Cambria Math&quot; w:fareast=&quot;SimSun&quot; w:cs=&quot;Power Geez Unicode1&quot; w:hint=&quot;default&quot;/&gt;&lt;w:sz w:val=&quot;24&quot;/&gt;&lt;w:sz-cs w:val=&quot;24&quot;/&gt;&lt;w:lang/&gt;&lt;/w:rPr&gt;&lt;m:t&gt; &lt;/m:t&gt;&lt;/aml:content&gt;&lt;/aml:annotation&gt;&lt;/m:r&gt;&lt;m:r&gt;&lt;aml:annotation aml:id=&quot;12&quot; aml:author=&quot;HP&quot; aml:createdate=&quot;2024-02-27T12:16:51Z&quot; w:type=&quot;Word.Deletion&quot;&gt;&lt;aml:content&gt;&lt;m:rPr&gt;&lt;m:sty m:val=&quot;p&quot;/&gt;&lt;m:scr m:val=&quot;roman&quot;/&gt;&lt;/m:rPr&gt;&lt;w:rPr&gt;&lt;w:rFonts w:ascii=&quot;Cambria Math&quot; w:h-ansi=&quot;Cambria Math&quot; w:fareast=&quot;SimSun&quot; w:cs=&quot;Power Geez Unicode1&quot; w:hint=&quot;default&quot;/&gt;&lt;w:sz w:val=&quot;24&quot;/&gt;&lt;w:sz-cs w:val=&quot;24&quot;/&gt;&lt;/w:rPr&gt;&lt;m:t&gt;á‰½áˆ‹áˆá¡á¡&lt;/m:t&gt;&lt;/aml:content&gt;&lt;/aml:annotation&gt;&lt;/m:r&gt;&lt;/m:oMath&gt;&lt;/m:oMathPara&gt;&lt;/w:p&gt;&lt;/wx:sect&gt;&lt;/w:body&gt;&lt;/w:wordDocument">
            <v:fill o:detectmouseclick="t"/>
            <v:imagedata r:id="rId15" o:title=""/>
            <o:lock v:ext="edit" aspectratio="f"/>
          </v:shape>
        </w:pict>
      </w:r>
    </w:p>
    <w:p w14:paraId="7F9AA57A" w14:textId="77777777" w:rsidR="00496375" w:rsidRDefault="00496375">
      <w:pPr>
        <w:spacing w:after="0" w:line="360" w:lineRule="auto"/>
        <w:ind w:left="360"/>
        <w:jc w:val="both"/>
        <w:rPr>
          <w:rFonts w:ascii="Nyala" w:eastAsia="SimSun" w:hAnsi="Nyala" w:cs="Nyala"/>
          <w:b/>
          <w:bCs/>
          <w:sz w:val="28"/>
          <w:szCs w:val="28"/>
          <w:lang w:val="am-ET"/>
        </w:rPr>
      </w:pPr>
    </w:p>
    <w:p w14:paraId="6ACB340D" w14:textId="77777777" w:rsidR="00496375" w:rsidRDefault="00496375">
      <w:pPr>
        <w:pStyle w:val="Heading2"/>
        <w:spacing w:before="0" w:line="360" w:lineRule="auto"/>
        <w:rPr>
          <w:rFonts w:ascii="Power Geez Unicode1" w:hAnsi="Power Geez Unicode1" w:cs="Power Geez Unicode1"/>
          <w:lang w:val="es-ES"/>
        </w:rPr>
      </w:pPr>
      <w:bookmarkStart w:id="90" w:name="_Toc380268650"/>
      <w:bookmarkStart w:id="91" w:name="_Toc406798885"/>
      <w:bookmarkStart w:id="92" w:name="_Toc147653053"/>
      <w:bookmarkStart w:id="93" w:name="_Toc22330"/>
      <w:bookmarkStart w:id="94" w:name="_Toc21742"/>
      <w:bookmarkStart w:id="95" w:name="_Toc16360"/>
      <w:bookmarkStart w:id="96" w:name="_Toc24763"/>
      <w:bookmarkStart w:id="97" w:name="_Toc1828"/>
      <w:bookmarkStart w:id="98" w:name="_Toc29910"/>
      <w:bookmarkStart w:id="99" w:name="_Toc30032"/>
      <w:r>
        <w:rPr>
          <w:rFonts w:ascii="Power Geez Unicode1" w:hAnsi="Power Geez Unicode1" w:cs="Power Geez Unicode1"/>
          <w:lang w:val="en-US"/>
        </w:rPr>
        <w:t xml:space="preserve">5.3. </w:t>
      </w:r>
      <w:r>
        <w:rPr>
          <w:rFonts w:ascii="Power Geez Unicode1" w:hAnsi="Power Geez Unicode1" w:cs="Power Geez Unicode1"/>
        </w:rPr>
        <w:t xml:space="preserve">የተሻሻሉ የጤፍ </w:t>
      </w:r>
      <w:r>
        <w:rPr>
          <w:rFonts w:ascii="Power Geez Unicode1" w:hAnsi="Power Geez Unicode1" w:cs="Power Geez Unicode1"/>
          <w:lang w:val="es-ES"/>
        </w:rPr>
        <w:t>ዝር</w:t>
      </w:r>
      <w:bookmarkEnd w:id="90"/>
      <w:r>
        <w:rPr>
          <w:rFonts w:ascii="Power Geez Unicode1" w:hAnsi="Power Geez Unicode1" w:cs="Power Geez Unicode1"/>
          <w:lang w:val="es-ES"/>
        </w:rPr>
        <w:t>ያዎች</w:t>
      </w:r>
      <w:bookmarkEnd w:id="91"/>
      <w:bookmarkEnd w:id="92"/>
      <w:bookmarkEnd w:id="93"/>
      <w:bookmarkEnd w:id="94"/>
      <w:bookmarkEnd w:id="95"/>
      <w:bookmarkEnd w:id="96"/>
      <w:bookmarkEnd w:id="97"/>
      <w:bookmarkEnd w:id="98"/>
      <w:bookmarkEnd w:id="99"/>
    </w:p>
    <w:p w14:paraId="1098C4F2" w14:textId="77777777" w:rsidR="00496375" w:rsidRDefault="00496375">
      <w:pPr>
        <w:spacing w:after="0" w:line="360" w:lineRule="auto"/>
        <w:jc w:val="both"/>
        <w:rPr>
          <w:rFonts w:ascii="Power Geez Unicode1" w:hAnsi="Power Geez Unicode1" w:cs="Power Geez Unicode1"/>
          <w:sz w:val="24"/>
          <w:szCs w:val="24"/>
          <w:lang w:val="es-ES"/>
        </w:rPr>
        <w:sectPr w:rsidR="00496375">
          <w:headerReference w:type="default" r:id="rId16"/>
          <w:footerReference w:type="default" r:id="rId17"/>
          <w:pgSz w:w="12240" w:h="15840"/>
          <w:pgMar w:top="1411" w:right="1411" w:bottom="1411" w:left="1555" w:header="720" w:footer="720" w:gutter="0"/>
          <w:cols w:space="720"/>
          <w:docGrid w:linePitch="360"/>
        </w:sectPr>
      </w:pPr>
      <w:r>
        <w:rPr>
          <w:rFonts w:ascii="Power Geez Unicode1" w:hAnsi="Power Geez Unicode1" w:cs="Power Geez Unicode1"/>
          <w:sz w:val="24"/>
          <w:szCs w:val="24"/>
          <w:lang w:val="es-ES"/>
        </w:rPr>
        <w:t xml:space="preserve">በኢትዮጵያ </w:t>
      </w:r>
      <w:r>
        <w:rPr>
          <w:rFonts w:ascii="Power Geez Unicode1" w:hAnsi="Power Geez Unicode1" w:cs="Power Geez Unicode1"/>
          <w:sz w:val="24"/>
          <w:szCs w:val="24"/>
          <w:lang w:val="am-ET"/>
        </w:rPr>
        <w:t>የ</w:t>
      </w:r>
      <w:r>
        <w:rPr>
          <w:rFonts w:ascii="Power Geez Unicode1" w:hAnsi="Power Geez Unicode1" w:cs="Power Geez Unicode1"/>
          <w:sz w:val="24"/>
          <w:szCs w:val="24"/>
          <w:lang w:val="es-ES"/>
        </w:rPr>
        <w:t xml:space="preserve">ግብርና ምርምር </w:t>
      </w:r>
      <w:r>
        <w:rPr>
          <w:rFonts w:ascii="Power Geez Unicode1" w:hAnsi="Power Geez Unicode1" w:cs="Power Geez Unicode1"/>
          <w:sz w:val="24"/>
          <w:szCs w:val="24"/>
          <w:lang w:val="am-ET"/>
        </w:rPr>
        <w:t>ሥርዓት እስከ 2014 ዓ.ም ድረስ 58</w:t>
      </w:r>
      <w:r>
        <w:rPr>
          <w:rFonts w:ascii="Power Geez Unicode1" w:hAnsi="Power Geez Unicode1" w:cs="Power Geez Unicode1"/>
          <w:sz w:val="24"/>
          <w:szCs w:val="24"/>
          <w:lang w:val="es-ES"/>
        </w:rPr>
        <w:t xml:space="preserve"> የተሻሻሉ የጤፍ ዝርያዎች ተለቀ</w:t>
      </w:r>
      <w:r>
        <w:rPr>
          <w:rFonts w:ascii="Power Geez Unicode1" w:hAnsi="Power Geez Unicode1" w:cs="Power Geez Unicode1"/>
          <w:sz w:val="24"/>
          <w:szCs w:val="24"/>
          <w:lang w:val="am-ET"/>
        </w:rPr>
        <w:t xml:space="preserve">ው አገልግሎት ላይ እንዲውሉ ተደርገዋል፡፡ ከነዚህ ውስጥ በአገር አቀፍ ደረጃ እና በተለቀቁበት አካባቢ </w:t>
      </w:r>
      <w:r>
        <w:rPr>
          <w:rFonts w:ascii="Power Geez Unicode1" w:hAnsi="Power Geez Unicode1" w:cs="Power Geez Unicode1"/>
          <w:sz w:val="24"/>
          <w:szCs w:val="24"/>
          <w:lang w:val="es-ES"/>
        </w:rPr>
        <w:t>በስፋት በመመረት ላይ ያሉት</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lang w:val="es-ES"/>
        </w:rPr>
        <w:t xml:space="preserve">በሰንጠረዥ </w:t>
      </w:r>
      <w:r>
        <w:rPr>
          <w:rFonts w:ascii="Power Geez Unicode1" w:hAnsi="Power Geez Unicode1" w:cs="Power Geez Unicode1"/>
          <w:sz w:val="24"/>
          <w:szCs w:val="24"/>
          <w:lang w:val="am-ET"/>
        </w:rPr>
        <w:t>4</w:t>
      </w:r>
      <w:r>
        <w:rPr>
          <w:rFonts w:ascii="Power Geez Unicode1" w:hAnsi="Power Geez Unicode1" w:cs="Power Geez Unicode1"/>
          <w:sz w:val="24"/>
          <w:szCs w:val="24"/>
          <w:lang w:val="es-ES"/>
        </w:rPr>
        <w:t>ሀ-</w:t>
      </w:r>
      <w:r>
        <w:rPr>
          <w:rFonts w:ascii="Power Geez Unicode1" w:hAnsi="Power Geez Unicode1" w:cs="Power Geez Unicode1"/>
          <w:sz w:val="24"/>
          <w:szCs w:val="24"/>
          <w:lang w:val="am-ET"/>
        </w:rPr>
        <w:t>መ ላይ ተመልክተ</w:t>
      </w:r>
      <w:r>
        <w:rPr>
          <w:rFonts w:ascii="Power Geez Unicode1" w:hAnsi="Power Geez Unicode1" w:cs="Power Geez Unicode1"/>
          <w:sz w:val="24"/>
          <w:szCs w:val="24"/>
          <w:lang w:val="es-ES"/>
        </w:rPr>
        <w:t>ዋል፡፡</w:t>
      </w:r>
    </w:p>
    <w:p w14:paraId="4FC832E2" w14:textId="77777777" w:rsidR="00496375" w:rsidRDefault="00496375">
      <w:pPr>
        <w:rPr>
          <w:rFonts w:ascii="Power Geez Unicode1" w:eastAsia="Times New Roman" w:hAnsi="Power Geez Unicode1" w:cs="Calibri"/>
          <w:b/>
          <w:bCs/>
          <w:color w:val="000000"/>
          <w:sz w:val="24"/>
          <w:szCs w:val="24"/>
          <w:lang w:eastAsia="en-GB"/>
        </w:rPr>
      </w:pPr>
      <w:r>
        <w:rPr>
          <w:rFonts w:ascii="Power Geez Unicode1" w:eastAsia="Times New Roman" w:hAnsi="Power Geez Unicode1" w:cs="Calibri"/>
          <w:b/>
          <w:bCs/>
          <w:color w:val="000000"/>
          <w:sz w:val="24"/>
          <w:szCs w:val="24"/>
          <w:lang w:eastAsia="en-GB"/>
        </w:rPr>
        <w:t>ሠንጠረዥ 4ሀ. በቂ ዝናብ ባላቸው አካባቢዎች በስፋት እየተመረቱ ያሉ የተሸሻሉ የጤፍ ዝርያዎች</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
        <w:gridCol w:w="31"/>
        <w:gridCol w:w="93"/>
        <w:gridCol w:w="13"/>
        <w:gridCol w:w="2806"/>
        <w:gridCol w:w="34"/>
        <w:gridCol w:w="19"/>
        <w:gridCol w:w="1053"/>
        <w:gridCol w:w="74"/>
        <w:gridCol w:w="1231"/>
        <w:gridCol w:w="11"/>
        <w:gridCol w:w="116"/>
        <w:gridCol w:w="1194"/>
        <w:gridCol w:w="32"/>
        <w:gridCol w:w="11"/>
        <w:gridCol w:w="56"/>
        <w:gridCol w:w="1223"/>
        <w:gridCol w:w="1048"/>
        <w:gridCol w:w="1186"/>
        <w:gridCol w:w="21"/>
        <w:gridCol w:w="132"/>
        <w:gridCol w:w="778"/>
        <w:gridCol w:w="363"/>
        <w:gridCol w:w="1159"/>
      </w:tblGrid>
      <w:tr w:rsidR="00496375" w14:paraId="265BC778" w14:textId="77777777">
        <w:trPr>
          <w:trHeight w:val="310"/>
        </w:trPr>
        <w:tc>
          <w:tcPr>
            <w:tcW w:w="255" w:type="pct"/>
            <w:gridSpan w:val="3"/>
            <w:vMerge w:val="restart"/>
            <w:noWrap/>
            <w:vAlign w:val="center"/>
          </w:tcPr>
          <w:p w14:paraId="4E54E01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ተቁ</w:t>
            </w:r>
          </w:p>
        </w:tc>
        <w:tc>
          <w:tcPr>
            <w:tcW w:w="1065" w:type="pct"/>
            <w:gridSpan w:val="2"/>
            <w:vMerge w:val="restart"/>
            <w:vAlign w:val="center"/>
          </w:tcPr>
          <w:p w14:paraId="2924CF7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የዝርያው ስም</w:t>
            </w:r>
          </w:p>
        </w:tc>
        <w:tc>
          <w:tcPr>
            <w:tcW w:w="446" w:type="pct"/>
            <w:gridSpan w:val="4"/>
            <w:vMerge w:val="restart"/>
            <w:vAlign w:val="center"/>
          </w:tcPr>
          <w:p w14:paraId="043788D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የተለቀቀበት ዓም</w:t>
            </w:r>
          </w:p>
        </w:tc>
        <w:tc>
          <w:tcPr>
            <w:tcW w:w="513" w:type="pct"/>
            <w:gridSpan w:val="3"/>
            <w:vMerge w:val="restart"/>
            <w:vAlign w:val="center"/>
          </w:tcPr>
          <w:p w14:paraId="6189183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የለቀቀው ማዕከል</w:t>
            </w:r>
          </w:p>
        </w:tc>
        <w:tc>
          <w:tcPr>
            <w:tcW w:w="488" w:type="pct"/>
            <w:gridSpan w:val="4"/>
            <w:vMerge w:val="restart"/>
            <w:vAlign w:val="center"/>
          </w:tcPr>
          <w:p w14:paraId="6373B33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ተስማሚ ከፍታ (ሜትር)</w:t>
            </w:r>
          </w:p>
        </w:tc>
        <w:tc>
          <w:tcPr>
            <w:tcW w:w="460" w:type="pct"/>
            <w:vMerge w:val="restart"/>
            <w:vAlign w:val="center"/>
          </w:tcPr>
          <w:p w14:paraId="68AF947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የዝናብ መጠን (ሚ/ሜ)</w:t>
            </w:r>
          </w:p>
        </w:tc>
        <w:tc>
          <w:tcPr>
            <w:tcW w:w="396" w:type="pct"/>
            <w:vMerge w:val="restart"/>
            <w:vAlign w:val="center"/>
          </w:tcPr>
          <w:p w14:paraId="32DF24E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መድረሻ ቀናት</w:t>
            </w:r>
          </w:p>
        </w:tc>
        <w:tc>
          <w:tcPr>
            <w:tcW w:w="506" w:type="pct"/>
            <w:gridSpan w:val="3"/>
            <w:vMerge w:val="restart"/>
            <w:vAlign w:val="center"/>
          </w:tcPr>
          <w:p w14:paraId="3598321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የዘር ቀለም</w:t>
            </w:r>
          </w:p>
        </w:tc>
        <w:tc>
          <w:tcPr>
            <w:tcW w:w="867" w:type="pct"/>
            <w:gridSpan w:val="3"/>
            <w:vAlign w:val="center"/>
          </w:tcPr>
          <w:p w14:paraId="2AC6C40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ምርታማነት (ኩ/ል በሄ/ር)</w:t>
            </w:r>
          </w:p>
        </w:tc>
      </w:tr>
      <w:tr w:rsidR="00496375" w14:paraId="77660C67" w14:textId="77777777">
        <w:trPr>
          <w:trHeight w:val="290"/>
        </w:trPr>
        <w:tc>
          <w:tcPr>
            <w:tcW w:w="255" w:type="pct"/>
            <w:gridSpan w:val="3"/>
            <w:vMerge/>
            <w:vAlign w:val="center"/>
          </w:tcPr>
          <w:p w14:paraId="2A000888" w14:textId="77777777" w:rsidR="00496375" w:rsidRDefault="00496375">
            <w:pPr>
              <w:spacing w:after="0" w:line="240" w:lineRule="auto"/>
              <w:rPr>
                <w:rFonts w:ascii="Power Geez Unicode1" w:eastAsia="Times New Roman" w:hAnsi="Power Geez Unicode1" w:cs="Calibri"/>
                <w:color w:val="000000"/>
                <w:sz w:val="20"/>
                <w:szCs w:val="20"/>
                <w:lang w:eastAsia="en-GB"/>
              </w:rPr>
            </w:pPr>
          </w:p>
        </w:tc>
        <w:tc>
          <w:tcPr>
            <w:tcW w:w="1065" w:type="pct"/>
            <w:gridSpan w:val="2"/>
            <w:vMerge/>
            <w:vAlign w:val="center"/>
          </w:tcPr>
          <w:p w14:paraId="5E541D40" w14:textId="77777777" w:rsidR="00496375" w:rsidRDefault="00496375">
            <w:pPr>
              <w:spacing w:after="0" w:line="240" w:lineRule="auto"/>
              <w:rPr>
                <w:rFonts w:ascii="Power Geez Unicode1" w:eastAsia="Times New Roman" w:hAnsi="Power Geez Unicode1" w:cs="Calibri"/>
                <w:color w:val="000000"/>
                <w:sz w:val="20"/>
                <w:szCs w:val="20"/>
                <w:lang w:eastAsia="en-GB"/>
              </w:rPr>
            </w:pPr>
          </w:p>
        </w:tc>
        <w:tc>
          <w:tcPr>
            <w:tcW w:w="446" w:type="pct"/>
            <w:gridSpan w:val="4"/>
            <w:vMerge/>
            <w:vAlign w:val="center"/>
          </w:tcPr>
          <w:p w14:paraId="5BF303E7" w14:textId="77777777" w:rsidR="00496375" w:rsidRDefault="00496375">
            <w:pPr>
              <w:spacing w:after="0" w:line="240" w:lineRule="auto"/>
              <w:rPr>
                <w:rFonts w:ascii="Power Geez Unicode1" w:eastAsia="Times New Roman" w:hAnsi="Power Geez Unicode1" w:cs="Calibri"/>
                <w:color w:val="000000"/>
                <w:sz w:val="20"/>
                <w:szCs w:val="20"/>
                <w:lang w:eastAsia="en-GB"/>
              </w:rPr>
            </w:pPr>
          </w:p>
        </w:tc>
        <w:tc>
          <w:tcPr>
            <w:tcW w:w="513" w:type="pct"/>
            <w:gridSpan w:val="3"/>
            <w:vMerge/>
            <w:vAlign w:val="center"/>
          </w:tcPr>
          <w:p w14:paraId="14E9A517" w14:textId="77777777" w:rsidR="00496375" w:rsidRDefault="00496375">
            <w:pPr>
              <w:spacing w:after="0" w:line="240" w:lineRule="auto"/>
              <w:rPr>
                <w:rFonts w:ascii="Power Geez Unicode1" w:eastAsia="Times New Roman" w:hAnsi="Power Geez Unicode1" w:cs="Calibri"/>
                <w:color w:val="000000"/>
                <w:sz w:val="20"/>
                <w:szCs w:val="20"/>
                <w:lang w:eastAsia="en-GB"/>
              </w:rPr>
            </w:pPr>
          </w:p>
        </w:tc>
        <w:tc>
          <w:tcPr>
            <w:tcW w:w="488" w:type="pct"/>
            <w:gridSpan w:val="4"/>
            <w:vMerge/>
            <w:vAlign w:val="center"/>
          </w:tcPr>
          <w:p w14:paraId="626F139C" w14:textId="77777777" w:rsidR="00496375" w:rsidRDefault="00496375">
            <w:pPr>
              <w:spacing w:after="0" w:line="240" w:lineRule="auto"/>
              <w:rPr>
                <w:rFonts w:ascii="Power Geez Unicode1" w:eastAsia="Times New Roman" w:hAnsi="Power Geez Unicode1" w:cs="Calibri"/>
                <w:color w:val="000000"/>
                <w:sz w:val="20"/>
                <w:szCs w:val="20"/>
                <w:lang w:eastAsia="en-GB"/>
              </w:rPr>
            </w:pPr>
          </w:p>
        </w:tc>
        <w:tc>
          <w:tcPr>
            <w:tcW w:w="460" w:type="pct"/>
            <w:vMerge/>
            <w:vAlign w:val="center"/>
          </w:tcPr>
          <w:p w14:paraId="5A50209C" w14:textId="77777777" w:rsidR="00496375" w:rsidRDefault="00496375">
            <w:pPr>
              <w:spacing w:after="0" w:line="240" w:lineRule="auto"/>
              <w:rPr>
                <w:rFonts w:ascii="Power Geez Unicode1" w:eastAsia="Times New Roman" w:hAnsi="Power Geez Unicode1" w:cs="Calibri"/>
                <w:color w:val="000000"/>
                <w:sz w:val="20"/>
                <w:szCs w:val="20"/>
                <w:lang w:eastAsia="en-GB"/>
              </w:rPr>
            </w:pPr>
          </w:p>
        </w:tc>
        <w:tc>
          <w:tcPr>
            <w:tcW w:w="396" w:type="pct"/>
            <w:vMerge/>
            <w:vAlign w:val="center"/>
          </w:tcPr>
          <w:p w14:paraId="4EFFF1D0" w14:textId="77777777" w:rsidR="00496375" w:rsidRDefault="00496375">
            <w:pPr>
              <w:spacing w:after="0" w:line="240" w:lineRule="auto"/>
              <w:rPr>
                <w:rFonts w:ascii="Power Geez Unicode1" w:eastAsia="Times New Roman" w:hAnsi="Power Geez Unicode1" w:cs="Calibri"/>
                <w:color w:val="000000"/>
                <w:sz w:val="20"/>
                <w:szCs w:val="20"/>
                <w:lang w:eastAsia="en-GB"/>
              </w:rPr>
            </w:pPr>
          </w:p>
        </w:tc>
        <w:tc>
          <w:tcPr>
            <w:tcW w:w="506" w:type="pct"/>
            <w:gridSpan w:val="3"/>
            <w:vMerge/>
            <w:vAlign w:val="center"/>
          </w:tcPr>
          <w:p w14:paraId="4BEC9D0A" w14:textId="77777777" w:rsidR="00496375" w:rsidRDefault="00496375">
            <w:pPr>
              <w:spacing w:after="0" w:line="240" w:lineRule="auto"/>
              <w:rPr>
                <w:rFonts w:ascii="Power Geez Unicode1" w:eastAsia="Times New Roman" w:hAnsi="Power Geez Unicode1" w:cs="Calibri"/>
                <w:color w:val="000000"/>
                <w:sz w:val="20"/>
                <w:szCs w:val="20"/>
                <w:lang w:eastAsia="en-GB"/>
              </w:rPr>
            </w:pPr>
          </w:p>
        </w:tc>
        <w:tc>
          <w:tcPr>
            <w:tcW w:w="431" w:type="pct"/>
            <w:gridSpan w:val="2"/>
            <w:vAlign w:val="center"/>
          </w:tcPr>
          <w:p w14:paraId="4F5178B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በምርምር</w:t>
            </w:r>
          </w:p>
        </w:tc>
        <w:tc>
          <w:tcPr>
            <w:tcW w:w="435" w:type="pct"/>
            <w:vAlign w:val="center"/>
          </w:tcPr>
          <w:p w14:paraId="0391473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በገበሬ ማሳ</w:t>
            </w:r>
          </w:p>
        </w:tc>
      </w:tr>
      <w:tr w:rsidR="00496375" w14:paraId="4D16E943" w14:textId="77777777">
        <w:trPr>
          <w:trHeight w:val="244"/>
        </w:trPr>
        <w:tc>
          <w:tcPr>
            <w:tcW w:w="255" w:type="pct"/>
            <w:gridSpan w:val="3"/>
            <w:vAlign w:val="center"/>
          </w:tcPr>
          <w:p w14:paraId="20F6BC3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w:t>
            </w:r>
          </w:p>
        </w:tc>
        <w:tc>
          <w:tcPr>
            <w:tcW w:w="1065" w:type="pct"/>
            <w:gridSpan w:val="2"/>
            <w:vAlign w:val="center"/>
          </w:tcPr>
          <w:p w14:paraId="349E3F27"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Acc 236756-3 (ብር አዳማ)</w:t>
            </w:r>
          </w:p>
        </w:tc>
        <w:tc>
          <w:tcPr>
            <w:tcW w:w="446" w:type="pct"/>
            <w:gridSpan w:val="4"/>
            <w:vAlign w:val="center"/>
          </w:tcPr>
          <w:p w14:paraId="35E97A1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2022</w:t>
            </w:r>
          </w:p>
        </w:tc>
        <w:tc>
          <w:tcPr>
            <w:tcW w:w="513" w:type="pct"/>
            <w:gridSpan w:val="3"/>
            <w:vAlign w:val="bottom"/>
          </w:tcPr>
          <w:p w14:paraId="58FE4DD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አዴት</w:t>
            </w:r>
          </w:p>
        </w:tc>
        <w:tc>
          <w:tcPr>
            <w:tcW w:w="488" w:type="pct"/>
            <w:gridSpan w:val="4"/>
            <w:vAlign w:val="center"/>
          </w:tcPr>
          <w:p w14:paraId="2EFC86B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1750-2500</w:t>
            </w:r>
          </w:p>
        </w:tc>
        <w:tc>
          <w:tcPr>
            <w:tcW w:w="460" w:type="pct"/>
            <w:vAlign w:val="center"/>
          </w:tcPr>
          <w:p w14:paraId="28C83BD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730-1300</w:t>
            </w:r>
          </w:p>
        </w:tc>
        <w:tc>
          <w:tcPr>
            <w:tcW w:w="396" w:type="pct"/>
            <w:vAlign w:val="center"/>
          </w:tcPr>
          <w:p w14:paraId="24ACBDD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98-112</w:t>
            </w:r>
          </w:p>
        </w:tc>
        <w:tc>
          <w:tcPr>
            <w:tcW w:w="506" w:type="pct"/>
            <w:gridSpan w:val="3"/>
            <w:vAlign w:val="center"/>
          </w:tcPr>
          <w:p w14:paraId="11FC8C72"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ቡናማ</w:t>
            </w:r>
          </w:p>
        </w:tc>
        <w:tc>
          <w:tcPr>
            <w:tcW w:w="431" w:type="pct"/>
            <w:gridSpan w:val="2"/>
            <w:vAlign w:val="center"/>
          </w:tcPr>
          <w:p w14:paraId="20A4BDF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19-23</w:t>
            </w:r>
          </w:p>
        </w:tc>
        <w:tc>
          <w:tcPr>
            <w:tcW w:w="435" w:type="pct"/>
            <w:vAlign w:val="center"/>
          </w:tcPr>
          <w:p w14:paraId="6B19852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16-18</w:t>
            </w:r>
          </w:p>
        </w:tc>
      </w:tr>
      <w:tr w:rsidR="00496375" w14:paraId="0C900814" w14:textId="77777777">
        <w:trPr>
          <w:trHeight w:val="448"/>
        </w:trPr>
        <w:tc>
          <w:tcPr>
            <w:tcW w:w="255" w:type="pct"/>
            <w:gridSpan w:val="3"/>
            <w:vAlign w:val="center"/>
          </w:tcPr>
          <w:p w14:paraId="02FF87F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w:t>
            </w:r>
          </w:p>
        </w:tc>
        <w:tc>
          <w:tcPr>
            <w:tcW w:w="1065" w:type="pct"/>
            <w:gridSpan w:val="2"/>
            <w:vAlign w:val="center"/>
          </w:tcPr>
          <w:p w14:paraId="20107D74"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DZ-Cr-551 RIL173 (በረከት)</w:t>
            </w:r>
          </w:p>
        </w:tc>
        <w:tc>
          <w:tcPr>
            <w:tcW w:w="446" w:type="pct"/>
            <w:gridSpan w:val="4"/>
            <w:vAlign w:val="center"/>
          </w:tcPr>
          <w:p w14:paraId="33A999B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2022</w:t>
            </w:r>
          </w:p>
        </w:tc>
        <w:tc>
          <w:tcPr>
            <w:tcW w:w="513" w:type="pct"/>
            <w:gridSpan w:val="3"/>
            <w:vAlign w:val="bottom"/>
          </w:tcPr>
          <w:p w14:paraId="0C7BED4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0949D1A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1700-2600</w:t>
            </w:r>
          </w:p>
        </w:tc>
        <w:tc>
          <w:tcPr>
            <w:tcW w:w="460" w:type="pct"/>
            <w:vAlign w:val="center"/>
          </w:tcPr>
          <w:p w14:paraId="6FFC8A8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700-1300</w:t>
            </w:r>
          </w:p>
        </w:tc>
        <w:tc>
          <w:tcPr>
            <w:tcW w:w="396" w:type="pct"/>
            <w:vAlign w:val="center"/>
          </w:tcPr>
          <w:p w14:paraId="465AF98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104-128</w:t>
            </w:r>
          </w:p>
        </w:tc>
        <w:tc>
          <w:tcPr>
            <w:tcW w:w="506" w:type="pct"/>
            <w:gridSpan w:val="3"/>
            <w:vAlign w:val="center"/>
          </w:tcPr>
          <w:p w14:paraId="2B2317B1"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7C50B9D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2.4-3.3</w:t>
            </w:r>
          </w:p>
        </w:tc>
        <w:tc>
          <w:tcPr>
            <w:tcW w:w="435" w:type="pct"/>
            <w:vAlign w:val="center"/>
          </w:tcPr>
          <w:p w14:paraId="3FF747F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2.0-2.7</w:t>
            </w:r>
          </w:p>
        </w:tc>
      </w:tr>
      <w:tr w:rsidR="00496375" w14:paraId="741A5AB5" w14:textId="77777777">
        <w:trPr>
          <w:trHeight w:val="299"/>
        </w:trPr>
        <w:tc>
          <w:tcPr>
            <w:tcW w:w="255" w:type="pct"/>
            <w:gridSpan w:val="3"/>
            <w:vAlign w:val="center"/>
          </w:tcPr>
          <w:p w14:paraId="0C928FB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3</w:t>
            </w:r>
          </w:p>
        </w:tc>
        <w:tc>
          <w:tcPr>
            <w:tcW w:w="1065" w:type="pct"/>
            <w:gridSpan w:val="2"/>
            <w:vAlign w:val="center"/>
          </w:tcPr>
          <w:p w14:paraId="6DA0AFB4"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DZ-Cr-542 RIL106 (ኩሌ)</w:t>
            </w:r>
          </w:p>
        </w:tc>
        <w:tc>
          <w:tcPr>
            <w:tcW w:w="446" w:type="pct"/>
            <w:gridSpan w:val="4"/>
            <w:vAlign w:val="center"/>
          </w:tcPr>
          <w:p w14:paraId="4881842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2022</w:t>
            </w:r>
          </w:p>
        </w:tc>
        <w:tc>
          <w:tcPr>
            <w:tcW w:w="513" w:type="pct"/>
            <w:gridSpan w:val="3"/>
            <w:vAlign w:val="bottom"/>
          </w:tcPr>
          <w:p w14:paraId="2BB6A3A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18B12A5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1700-2600</w:t>
            </w:r>
          </w:p>
        </w:tc>
        <w:tc>
          <w:tcPr>
            <w:tcW w:w="460" w:type="pct"/>
            <w:vAlign w:val="center"/>
          </w:tcPr>
          <w:p w14:paraId="5FB1277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700-1300</w:t>
            </w:r>
          </w:p>
        </w:tc>
        <w:tc>
          <w:tcPr>
            <w:tcW w:w="396" w:type="pct"/>
            <w:vAlign w:val="center"/>
          </w:tcPr>
          <w:p w14:paraId="2A42CE8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115-130</w:t>
            </w:r>
          </w:p>
        </w:tc>
        <w:tc>
          <w:tcPr>
            <w:tcW w:w="506" w:type="pct"/>
            <w:gridSpan w:val="3"/>
            <w:vAlign w:val="center"/>
          </w:tcPr>
          <w:p w14:paraId="5FF8E40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ቀይ/ቡናማ</w:t>
            </w:r>
          </w:p>
        </w:tc>
        <w:tc>
          <w:tcPr>
            <w:tcW w:w="431" w:type="pct"/>
            <w:gridSpan w:val="2"/>
            <w:vAlign w:val="center"/>
          </w:tcPr>
          <w:p w14:paraId="6A50F77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2.2-2.7</w:t>
            </w:r>
          </w:p>
        </w:tc>
        <w:tc>
          <w:tcPr>
            <w:tcW w:w="435" w:type="pct"/>
            <w:vAlign w:val="center"/>
          </w:tcPr>
          <w:p w14:paraId="3F31C9E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2.0-2.3</w:t>
            </w:r>
          </w:p>
        </w:tc>
      </w:tr>
      <w:tr w:rsidR="00496375" w14:paraId="0E5192B9" w14:textId="77777777">
        <w:trPr>
          <w:trHeight w:val="411"/>
        </w:trPr>
        <w:tc>
          <w:tcPr>
            <w:tcW w:w="255" w:type="pct"/>
            <w:gridSpan w:val="3"/>
            <w:vAlign w:val="center"/>
          </w:tcPr>
          <w:p w14:paraId="3216C4C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4</w:t>
            </w:r>
          </w:p>
        </w:tc>
        <w:tc>
          <w:tcPr>
            <w:tcW w:w="1065" w:type="pct"/>
            <w:gridSpan w:val="2"/>
            <w:vAlign w:val="center"/>
          </w:tcPr>
          <w:p w14:paraId="2E878C8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DZ-Cr-456 RIL76B (ጃርሶ)</w:t>
            </w:r>
          </w:p>
        </w:tc>
        <w:tc>
          <w:tcPr>
            <w:tcW w:w="446" w:type="pct"/>
            <w:gridSpan w:val="4"/>
            <w:vAlign w:val="center"/>
          </w:tcPr>
          <w:p w14:paraId="21265A5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2021</w:t>
            </w:r>
          </w:p>
        </w:tc>
        <w:tc>
          <w:tcPr>
            <w:tcW w:w="513" w:type="pct"/>
            <w:gridSpan w:val="3"/>
            <w:vAlign w:val="bottom"/>
          </w:tcPr>
          <w:p w14:paraId="57650397"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ባኮ</w:t>
            </w:r>
          </w:p>
        </w:tc>
        <w:tc>
          <w:tcPr>
            <w:tcW w:w="488" w:type="pct"/>
            <w:gridSpan w:val="4"/>
            <w:vAlign w:val="center"/>
          </w:tcPr>
          <w:p w14:paraId="594789F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 xml:space="preserve">1750-2250 </w:t>
            </w:r>
          </w:p>
        </w:tc>
        <w:tc>
          <w:tcPr>
            <w:tcW w:w="460" w:type="pct"/>
            <w:vAlign w:val="center"/>
          </w:tcPr>
          <w:p w14:paraId="288518A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1800-200</w:t>
            </w:r>
          </w:p>
        </w:tc>
        <w:tc>
          <w:tcPr>
            <w:tcW w:w="396" w:type="pct"/>
            <w:vAlign w:val="center"/>
          </w:tcPr>
          <w:p w14:paraId="150FC0E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111-128</w:t>
            </w:r>
          </w:p>
        </w:tc>
        <w:tc>
          <w:tcPr>
            <w:tcW w:w="506" w:type="pct"/>
            <w:gridSpan w:val="3"/>
            <w:vAlign w:val="center"/>
          </w:tcPr>
          <w:p w14:paraId="1867DF32"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ነጭ</w:t>
            </w:r>
          </w:p>
        </w:tc>
        <w:tc>
          <w:tcPr>
            <w:tcW w:w="431" w:type="pct"/>
            <w:gridSpan w:val="2"/>
            <w:vAlign w:val="center"/>
          </w:tcPr>
          <w:p w14:paraId="63EA380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2.2-2.8</w:t>
            </w:r>
          </w:p>
        </w:tc>
        <w:tc>
          <w:tcPr>
            <w:tcW w:w="435" w:type="pct"/>
            <w:vAlign w:val="center"/>
          </w:tcPr>
          <w:p w14:paraId="2B73A36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2.3</w:t>
            </w:r>
          </w:p>
        </w:tc>
      </w:tr>
      <w:tr w:rsidR="00496375" w14:paraId="07F8288D" w14:textId="77777777">
        <w:trPr>
          <w:trHeight w:val="290"/>
        </w:trPr>
        <w:tc>
          <w:tcPr>
            <w:tcW w:w="255" w:type="pct"/>
            <w:gridSpan w:val="3"/>
            <w:vAlign w:val="center"/>
          </w:tcPr>
          <w:p w14:paraId="6A767BE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5</w:t>
            </w:r>
          </w:p>
        </w:tc>
        <w:tc>
          <w:tcPr>
            <w:tcW w:w="1065" w:type="pct"/>
            <w:gridSpan w:val="2"/>
            <w:vAlign w:val="center"/>
          </w:tcPr>
          <w:p w14:paraId="5E7D2031"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DZ-Cr-459 RIL 104 (ጣቁሳ)</w:t>
            </w:r>
          </w:p>
        </w:tc>
        <w:tc>
          <w:tcPr>
            <w:tcW w:w="446" w:type="pct"/>
            <w:gridSpan w:val="4"/>
            <w:vAlign w:val="center"/>
          </w:tcPr>
          <w:p w14:paraId="0148E3A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2021</w:t>
            </w:r>
          </w:p>
        </w:tc>
        <w:tc>
          <w:tcPr>
            <w:tcW w:w="513" w:type="pct"/>
            <w:gridSpan w:val="3"/>
            <w:vAlign w:val="bottom"/>
          </w:tcPr>
          <w:p w14:paraId="6451333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አዴት</w:t>
            </w:r>
          </w:p>
        </w:tc>
        <w:tc>
          <w:tcPr>
            <w:tcW w:w="488" w:type="pct"/>
            <w:gridSpan w:val="4"/>
            <w:vAlign w:val="center"/>
          </w:tcPr>
          <w:p w14:paraId="1A26806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1700-2400</w:t>
            </w:r>
          </w:p>
        </w:tc>
        <w:tc>
          <w:tcPr>
            <w:tcW w:w="460" w:type="pct"/>
            <w:vAlign w:val="center"/>
          </w:tcPr>
          <w:p w14:paraId="5218AFE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800-1300</w:t>
            </w:r>
          </w:p>
        </w:tc>
        <w:tc>
          <w:tcPr>
            <w:tcW w:w="396" w:type="pct"/>
            <w:vAlign w:val="center"/>
          </w:tcPr>
          <w:p w14:paraId="1822265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93-113</w:t>
            </w:r>
          </w:p>
        </w:tc>
        <w:tc>
          <w:tcPr>
            <w:tcW w:w="506" w:type="pct"/>
            <w:gridSpan w:val="3"/>
            <w:vAlign w:val="center"/>
          </w:tcPr>
          <w:p w14:paraId="71267CA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431" w:type="pct"/>
            <w:gridSpan w:val="2"/>
            <w:vAlign w:val="center"/>
          </w:tcPr>
          <w:p w14:paraId="6C88D55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19-26</w:t>
            </w:r>
          </w:p>
        </w:tc>
        <w:tc>
          <w:tcPr>
            <w:tcW w:w="435" w:type="pct"/>
            <w:vAlign w:val="center"/>
          </w:tcPr>
          <w:p w14:paraId="586DD10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17-21</w:t>
            </w:r>
          </w:p>
        </w:tc>
      </w:tr>
      <w:tr w:rsidR="00496375" w14:paraId="01B94B26" w14:textId="77777777">
        <w:trPr>
          <w:trHeight w:val="290"/>
        </w:trPr>
        <w:tc>
          <w:tcPr>
            <w:tcW w:w="255" w:type="pct"/>
            <w:gridSpan w:val="3"/>
            <w:vAlign w:val="center"/>
          </w:tcPr>
          <w:p w14:paraId="56384F2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6</w:t>
            </w:r>
          </w:p>
        </w:tc>
        <w:tc>
          <w:tcPr>
            <w:tcW w:w="1065" w:type="pct"/>
            <w:gridSpan w:val="2"/>
            <w:vAlign w:val="center"/>
          </w:tcPr>
          <w:p w14:paraId="4940C81B"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DZ-Cr-497 RIL133 (ቢሸፍቱ)</w:t>
            </w:r>
          </w:p>
        </w:tc>
        <w:tc>
          <w:tcPr>
            <w:tcW w:w="446" w:type="pct"/>
            <w:gridSpan w:val="4"/>
            <w:vAlign w:val="center"/>
          </w:tcPr>
          <w:p w14:paraId="55499E3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2020</w:t>
            </w:r>
          </w:p>
        </w:tc>
        <w:tc>
          <w:tcPr>
            <w:tcW w:w="513" w:type="pct"/>
            <w:gridSpan w:val="3"/>
            <w:vAlign w:val="bottom"/>
          </w:tcPr>
          <w:p w14:paraId="04472E6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39CBBC0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1700-2500</w:t>
            </w:r>
          </w:p>
        </w:tc>
        <w:tc>
          <w:tcPr>
            <w:tcW w:w="460" w:type="pct"/>
            <w:vAlign w:val="center"/>
          </w:tcPr>
          <w:p w14:paraId="57F9ECA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700-1200</w:t>
            </w:r>
          </w:p>
        </w:tc>
        <w:tc>
          <w:tcPr>
            <w:tcW w:w="396" w:type="pct"/>
            <w:vAlign w:val="center"/>
          </w:tcPr>
          <w:p w14:paraId="29F8A9C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94-110</w:t>
            </w:r>
          </w:p>
        </w:tc>
        <w:tc>
          <w:tcPr>
            <w:tcW w:w="506" w:type="pct"/>
            <w:gridSpan w:val="3"/>
            <w:vAlign w:val="center"/>
          </w:tcPr>
          <w:p w14:paraId="4395C202"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63409F9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2.4-3.2</w:t>
            </w:r>
          </w:p>
        </w:tc>
        <w:tc>
          <w:tcPr>
            <w:tcW w:w="435" w:type="pct"/>
            <w:vAlign w:val="center"/>
          </w:tcPr>
          <w:p w14:paraId="41374E07" w14:textId="77777777" w:rsidR="00496375" w:rsidRDefault="00496375">
            <w:pPr>
              <w:spacing w:after="0" w:line="240" w:lineRule="auto"/>
              <w:jc w:val="center"/>
              <w:rPr>
                <w:rFonts w:ascii="Power Geez Unicode1" w:eastAsia="Times New Roman" w:hAnsi="Power Geez Unicode1" w:cs="Calibri"/>
                <w:b/>
                <w:bCs/>
                <w:color w:val="000000"/>
                <w:sz w:val="20"/>
                <w:szCs w:val="20"/>
                <w:lang w:eastAsia="en-GB"/>
              </w:rPr>
            </w:pPr>
            <w:r>
              <w:rPr>
                <w:rFonts w:ascii="Power Geez Unicode1" w:eastAsia="Times New Roman" w:hAnsi="Power Geez Unicode1" w:cs="Power Geez Unicode1"/>
                <w:b/>
                <w:bCs/>
                <w:color w:val="000000"/>
                <w:sz w:val="20"/>
                <w:szCs w:val="20"/>
                <w:lang w:eastAsia="en-GB"/>
              </w:rPr>
              <w:t>2.0-2.8</w:t>
            </w:r>
          </w:p>
        </w:tc>
      </w:tr>
      <w:tr w:rsidR="00496375" w14:paraId="1F632B62" w14:textId="77777777">
        <w:trPr>
          <w:trHeight w:val="330"/>
        </w:trPr>
        <w:tc>
          <w:tcPr>
            <w:tcW w:w="255" w:type="pct"/>
            <w:gridSpan w:val="3"/>
            <w:vAlign w:val="center"/>
          </w:tcPr>
          <w:p w14:paraId="3C8493C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w:t>
            </w:r>
          </w:p>
        </w:tc>
        <w:tc>
          <w:tcPr>
            <w:tcW w:w="1065" w:type="pct"/>
            <w:gridSpan w:val="2"/>
            <w:vAlign w:val="center"/>
          </w:tcPr>
          <w:p w14:paraId="4526CC4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18"/>
                <w:szCs w:val="18"/>
                <w:lang w:eastAsia="en-GB"/>
              </w:rPr>
              <w:t>DZ-Cr-429 RIL7 (አክሱማይት)</w:t>
            </w:r>
          </w:p>
        </w:tc>
        <w:tc>
          <w:tcPr>
            <w:tcW w:w="446" w:type="pct"/>
            <w:gridSpan w:val="4"/>
            <w:vAlign w:val="center"/>
          </w:tcPr>
          <w:p w14:paraId="7C77C87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2020</w:t>
            </w:r>
          </w:p>
        </w:tc>
        <w:tc>
          <w:tcPr>
            <w:tcW w:w="513" w:type="pct"/>
            <w:gridSpan w:val="3"/>
            <w:vAlign w:val="bottom"/>
          </w:tcPr>
          <w:p w14:paraId="1A523CB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አክሱም</w:t>
            </w:r>
          </w:p>
        </w:tc>
        <w:tc>
          <w:tcPr>
            <w:tcW w:w="488" w:type="pct"/>
            <w:gridSpan w:val="4"/>
            <w:noWrap/>
            <w:vAlign w:val="center"/>
          </w:tcPr>
          <w:p w14:paraId="5FEF4CCF" w14:textId="77777777" w:rsidR="00496375" w:rsidRDefault="00496375">
            <w:pPr>
              <w:spacing w:after="0" w:line="240" w:lineRule="auto"/>
              <w:jc w:val="center"/>
              <w:rPr>
                <w:rFonts w:eastAsia="Times New Roman" w:cs="Calibri"/>
                <w:color w:val="000000"/>
                <w:lang w:eastAsia="en-GB"/>
              </w:rPr>
            </w:pPr>
            <w:r>
              <w:rPr>
                <w:rFonts w:eastAsia="Times New Roman" w:cs="Calibri"/>
                <w:color w:val="000000"/>
                <w:lang w:eastAsia="en-GB"/>
              </w:rPr>
              <w:t>1957-2100</w:t>
            </w:r>
          </w:p>
        </w:tc>
        <w:tc>
          <w:tcPr>
            <w:tcW w:w="460" w:type="pct"/>
            <w:vAlign w:val="center"/>
          </w:tcPr>
          <w:p w14:paraId="7A627A5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Cambria" w:eastAsia="Times New Roman" w:hAnsi="Cambria" w:cs="Cambria"/>
                <w:color w:val="000000"/>
                <w:sz w:val="20"/>
                <w:szCs w:val="20"/>
                <w:lang w:eastAsia="en-GB"/>
              </w:rPr>
              <w:t> </w:t>
            </w:r>
          </w:p>
        </w:tc>
        <w:tc>
          <w:tcPr>
            <w:tcW w:w="396" w:type="pct"/>
            <w:vAlign w:val="center"/>
          </w:tcPr>
          <w:p w14:paraId="2EFD217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100-126</w:t>
            </w:r>
          </w:p>
        </w:tc>
        <w:tc>
          <w:tcPr>
            <w:tcW w:w="506" w:type="pct"/>
            <w:gridSpan w:val="3"/>
            <w:vAlign w:val="center"/>
          </w:tcPr>
          <w:p w14:paraId="3FF9D0C9"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ደብዛዛ ነጭ</w:t>
            </w:r>
          </w:p>
        </w:tc>
        <w:tc>
          <w:tcPr>
            <w:tcW w:w="431" w:type="pct"/>
            <w:gridSpan w:val="2"/>
            <w:vAlign w:val="center"/>
          </w:tcPr>
          <w:p w14:paraId="6DCB80D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2.1-2.6</w:t>
            </w:r>
          </w:p>
        </w:tc>
        <w:tc>
          <w:tcPr>
            <w:tcW w:w="435" w:type="pct"/>
            <w:vAlign w:val="center"/>
          </w:tcPr>
          <w:p w14:paraId="331A9F6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1.7-2.2</w:t>
            </w:r>
          </w:p>
        </w:tc>
      </w:tr>
      <w:tr w:rsidR="00496375" w14:paraId="038D008F" w14:textId="77777777">
        <w:trPr>
          <w:trHeight w:val="290"/>
        </w:trPr>
        <w:tc>
          <w:tcPr>
            <w:tcW w:w="255" w:type="pct"/>
            <w:gridSpan w:val="3"/>
            <w:vAlign w:val="center"/>
          </w:tcPr>
          <w:p w14:paraId="3A84221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w:t>
            </w:r>
          </w:p>
        </w:tc>
        <w:tc>
          <w:tcPr>
            <w:tcW w:w="1065" w:type="pct"/>
            <w:gridSpan w:val="2"/>
            <w:vAlign w:val="center"/>
          </w:tcPr>
          <w:p w14:paraId="7A1BF3B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DZ-01-256 (ጂቱ)</w:t>
            </w:r>
          </w:p>
        </w:tc>
        <w:tc>
          <w:tcPr>
            <w:tcW w:w="446" w:type="pct"/>
            <w:gridSpan w:val="4"/>
            <w:vAlign w:val="center"/>
          </w:tcPr>
          <w:p w14:paraId="1D6191E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2019</w:t>
            </w:r>
          </w:p>
        </w:tc>
        <w:tc>
          <w:tcPr>
            <w:tcW w:w="513" w:type="pct"/>
            <w:gridSpan w:val="3"/>
            <w:vAlign w:val="bottom"/>
          </w:tcPr>
          <w:p w14:paraId="4326AC92"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ባኮ</w:t>
            </w:r>
          </w:p>
        </w:tc>
        <w:tc>
          <w:tcPr>
            <w:tcW w:w="488" w:type="pct"/>
            <w:gridSpan w:val="4"/>
            <w:vAlign w:val="center"/>
          </w:tcPr>
          <w:p w14:paraId="3DB7479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1850-2250</w:t>
            </w:r>
          </w:p>
        </w:tc>
        <w:tc>
          <w:tcPr>
            <w:tcW w:w="460" w:type="pct"/>
            <w:vAlign w:val="center"/>
          </w:tcPr>
          <w:p w14:paraId="3B422A9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1800-2000</w:t>
            </w:r>
          </w:p>
        </w:tc>
        <w:tc>
          <w:tcPr>
            <w:tcW w:w="396" w:type="pct"/>
            <w:vAlign w:val="center"/>
          </w:tcPr>
          <w:p w14:paraId="7467FE2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100-125</w:t>
            </w:r>
          </w:p>
        </w:tc>
        <w:tc>
          <w:tcPr>
            <w:tcW w:w="506" w:type="pct"/>
            <w:gridSpan w:val="3"/>
            <w:vAlign w:val="center"/>
          </w:tcPr>
          <w:p w14:paraId="548DF33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White</w:t>
            </w:r>
          </w:p>
        </w:tc>
        <w:tc>
          <w:tcPr>
            <w:tcW w:w="431" w:type="pct"/>
            <w:gridSpan w:val="2"/>
            <w:vAlign w:val="center"/>
          </w:tcPr>
          <w:p w14:paraId="64B83EC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2.1-2.5</w:t>
            </w:r>
          </w:p>
        </w:tc>
        <w:tc>
          <w:tcPr>
            <w:tcW w:w="435" w:type="pct"/>
            <w:vAlign w:val="center"/>
          </w:tcPr>
          <w:p w14:paraId="0B4C275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1.9-2.4</w:t>
            </w:r>
          </w:p>
        </w:tc>
      </w:tr>
      <w:tr w:rsidR="00496375" w14:paraId="05843770" w14:textId="77777777">
        <w:trPr>
          <w:trHeight w:val="290"/>
        </w:trPr>
        <w:tc>
          <w:tcPr>
            <w:tcW w:w="255" w:type="pct"/>
            <w:gridSpan w:val="3"/>
            <w:vAlign w:val="center"/>
          </w:tcPr>
          <w:p w14:paraId="535B0EE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9</w:t>
            </w:r>
          </w:p>
        </w:tc>
        <w:tc>
          <w:tcPr>
            <w:tcW w:w="1065" w:type="pct"/>
            <w:gridSpan w:val="2"/>
            <w:vAlign w:val="center"/>
          </w:tcPr>
          <w:p w14:paraId="6758243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DZ-Cr-458 RIL18 (ኤባ)</w:t>
            </w:r>
          </w:p>
        </w:tc>
        <w:tc>
          <w:tcPr>
            <w:tcW w:w="446" w:type="pct"/>
            <w:gridSpan w:val="4"/>
            <w:vAlign w:val="center"/>
          </w:tcPr>
          <w:p w14:paraId="3B72197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2019</w:t>
            </w:r>
          </w:p>
        </w:tc>
        <w:tc>
          <w:tcPr>
            <w:tcW w:w="513" w:type="pct"/>
            <w:gridSpan w:val="3"/>
            <w:vAlign w:val="bottom"/>
          </w:tcPr>
          <w:p w14:paraId="2347A8A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0F1DA78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1700-2500</w:t>
            </w:r>
          </w:p>
        </w:tc>
        <w:tc>
          <w:tcPr>
            <w:tcW w:w="460" w:type="pct"/>
            <w:vAlign w:val="center"/>
          </w:tcPr>
          <w:p w14:paraId="7FB1650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700-1200</w:t>
            </w:r>
          </w:p>
        </w:tc>
        <w:tc>
          <w:tcPr>
            <w:tcW w:w="396" w:type="pct"/>
            <w:vAlign w:val="center"/>
          </w:tcPr>
          <w:p w14:paraId="537D75B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95-110</w:t>
            </w:r>
          </w:p>
        </w:tc>
        <w:tc>
          <w:tcPr>
            <w:tcW w:w="506" w:type="pct"/>
            <w:gridSpan w:val="3"/>
            <w:vAlign w:val="center"/>
          </w:tcPr>
          <w:p w14:paraId="0F1AB67E"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0ED7C9A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2.3-3.2</w:t>
            </w:r>
          </w:p>
        </w:tc>
        <w:tc>
          <w:tcPr>
            <w:tcW w:w="435" w:type="pct"/>
            <w:vAlign w:val="center"/>
          </w:tcPr>
          <w:p w14:paraId="075FE94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2.0-2.6</w:t>
            </w:r>
          </w:p>
        </w:tc>
      </w:tr>
      <w:tr w:rsidR="00496375" w14:paraId="4AF7E3DC" w14:textId="77777777">
        <w:trPr>
          <w:trHeight w:val="290"/>
        </w:trPr>
        <w:tc>
          <w:tcPr>
            <w:tcW w:w="255" w:type="pct"/>
            <w:gridSpan w:val="3"/>
            <w:vAlign w:val="center"/>
          </w:tcPr>
          <w:p w14:paraId="3C4F687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10</w:t>
            </w:r>
          </w:p>
        </w:tc>
        <w:tc>
          <w:tcPr>
            <w:tcW w:w="1065" w:type="pct"/>
            <w:gridSpan w:val="2"/>
            <w:vAlign w:val="center"/>
          </w:tcPr>
          <w:p w14:paraId="4D67F147"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DZ-Cr-429 RIl 29 (ዋሸራ)</w:t>
            </w:r>
          </w:p>
        </w:tc>
        <w:tc>
          <w:tcPr>
            <w:tcW w:w="446" w:type="pct"/>
            <w:gridSpan w:val="4"/>
            <w:vAlign w:val="center"/>
          </w:tcPr>
          <w:p w14:paraId="27A00C4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2019</w:t>
            </w:r>
          </w:p>
        </w:tc>
        <w:tc>
          <w:tcPr>
            <w:tcW w:w="513" w:type="pct"/>
            <w:gridSpan w:val="3"/>
            <w:vAlign w:val="bottom"/>
          </w:tcPr>
          <w:p w14:paraId="4203F7AE"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አዴት</w:t>
            </w:r>
          </w:p>
        </w:tc>
        <w:tc>
          <w:tcPr>
            <w:tcW w:w="488" w:type="pct"/>
            <w:gridSpan w:val="4"/>
            <w:vAlign w:val="center"/>
          </w:tcPr>
          <w:p w14:paraId="2D4199A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1700-2400</w:t>
            </w:r>
          </w:p>
        </w:tc>
        <w:tc>
          <w:tcPr>
            <w:tcW w:w="460" w:type="pct"/>
            <w:vAlign w:val="center"/>
          </w:tcPr>
          <w:p w14:paraId="48B0E53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800-1300</w:t>
            </w:r>
          </w:p>
        </w:tc>
        <w:tc>
          <w:tcPr>
            <w:tcW w:w="396" w:type="pct"/>
            <w:vAlign w:val="center"/>
          </w:tcPr>
          <w:p w14:paraId="4556AD1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108-125</w:t>
            </w:r>
          </w:p>
        </w:tc>
        <w:tc>
          <w:tcPr>
            <w:tcW w:w="506" w:type="pct"/>
            <w:gridSpan w:val="3"/>
            <w:vAlign w:val="center"/>
          </w:tcPr>
          <w:p w14:paraId="293A84ED"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450A357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2.3-3.2</w:t>
            </w:r>
          </w:p>
        </w:tc>
        <w:tc>
          <w:tcPr>
            <w:tcW w:w="435" w:type="pct"/>
            <w:vAlign w:val="center"/>
          </w:tcPr>
          <w:p w14:paraId="33B1E70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2.0-2.5</w:t>
            </w:r>
          </w:p>
        </w:tc>
      </w:tr>
      <w:tr w:rsidR="00496375" w14:paraId="79062CEB" w14:textId="77777777">
        <w:trPr>
          <w:trHeight w:val="290"/>
        </w:trPr>
        <w:tc>
          <w:tcPr>
            <w:tcW w:w="255" w:type="pct"/>
            <w:gridSpan w:val="3"/>
            <w:vAlign w:val="center"/>
          </w:tcPr>
          <w:p w14:paraId="22ED483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11</w:t>
            </w:r>
          </w:p>
        </w:tc>
        <w:tc>
          <w:tcPr>
            <w:tcW w:w="1065" w:type="pct"/>
            <w:gridSpan w:val="2"/>
            <w:vAlign w:val="center"/>
          </w:tcPr>
          <w:p w14:paraId="03F9136C"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Acc # 225931 (አባይ)</w:t>
            </w:r>
          </w:p>
        </w:tc>
        <w:tc>
          <w:tcPr>
            <w:tcW w:w="446" w:type="pct"/>
            <w:gridSpan w:val="4"/>
            <w:vAlign w:val="center"/>
          </w:tcPr>
          <w:p w14:paraId="056ABFC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2018</w:t>
            </w:r>
          </w:p>
        </w:tc>
        <w:tc>
          <w:tcPr>
            <w:tcW w:w="513" w:type="pct"/>
            <w:gridSpan w:val="3"/>
            <w:vAlign w:val="bottom"/>
          </w:tcPr>
          <w:p w14:paraId="6B4ACDFD"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አዴት</w:t>
            </w:r>
          </w:p>
        </w:tc>
        <w:tc>
          <w:tcPr>
            <w:tcW w:w="488" w:type="pct"/>
            <w:gridSpan w:val="4"/>
            <w:vAlign w:val="center"/>
          </w:tcPr>
          <w:p w14:paraId="2FCD475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1700-2400</w:t>
            </w:r>
          </w:p>
        </w:tc>
        <w:tc>
          <w:tcPr>
            <w:tcW w:w="460" w:type="pct"/>
            <w:vAlign w:val="center"/>
          </w:tcPr>
          <w:p w14:paraId="7135B12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800-1300</w:t>
            </w:r>
          </w:p>
        </w:tc>
        <w:tc>
          <w:tcPr>
            <w:tcW w:w="396" w:type="pct"/>
            <w:vAlign w:val="center"/>
          </w:tcPr>
          <w:p w14:paraId="33DB523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95-132</w:t>
            </w:r>
          </w:p>
        </w:tc>
        <w:tc>
          <w:tcPr>
            <w:tcW w:w="506" w:type="pct"/>
            <w:gridSpan w:val="3"/>
            <w:vAlign w:val="center"/>
          </w:tcPr>
          <w:p w14:paraId="7FED981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431" w:type="pct"/>
            <w:gridSpan w:val="2"/>
            <w:vAlign w:val="center"/>
          </w:tcPr>
          <w:p w14:paraId="58F0863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2.4-3.3</w:t>
            </w:r>
          </w:p>
        </w:tc>
        <w:tc>
          <w:tcPr>
            <w:tcW w:w="435" w:type="pct"/>
            <w:vAlign w:val="center"/>
          </w:tcPr>
          <w:p w14:paraId="1E59E07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1.8-2.2</w:t>
            </w:r>
          </w:p>
        </w:tc>
      </w:tr>
      <w:tr w:rsidR="00496375" w14:paraId="1771770A" w14:textId="77777777">
        <w:trPr>
          <w:trHeight w:val="290"/>
        </w:trPr>
        <w:tc>
          <w:tcPr>
            <w:tcW w:w="255" w:type="pct"/>
            <w:gridSpan w:val="3"/>
            <w:vAlign w:val="center"/>
          </w:tcPr>
          <w:p w14:paraId="7CF629D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12</w:t>
            </w:r>
          </w:p>
        </w:tc>
        <w:tc>
          <w:tcPr>
            <w:tcW w:w="1065" w:type="pct"/>
            <w:gridSpan w:val="2"/>
            <w:vAlign w:val="center"/>
          </w:tcPr>
          <w:p w14:paraId="0AAFB0F7"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ACC.236952 (ዱርሲ)</w:t>
            </w:r>
          </w:p>
        </w:tc>
        <w:tc>
          <w:tcPr>
            <w:tcW w:w="446" w:type="pct"/>
            <w:gridSpan w:val="4"/>
            <w:vAlign w:val="center"/>
          </w:tcPr>
          <w:p w14:paraId="1124AC7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2018</w:t>
            </w:r>
          </w:p>
        </w:tc>
        <w:tc>
          <w:tcPr>
            <w:tcW w:w="513" w:type="pct"/>
            <w:gridSpan w:val="3"/>
            <w:vAlign w:val="bottom"/>
          </w:tcPr>
          <w:p w14:paraId="46F8A4DF"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ባኮ</w:t>
            </w:r>
          </w:p>
        </w:tc>
        <w:tc>
          <w:tcPr>
            <w:tcW w:w="488" w:type="pct"/>
            <w:gridSpan w:val="4"/>
            <w:vAlign w:val="center"/>
          </w:tcPr>
          <w:p w14:paraId="4BD9EAD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1850-2500</w:t>
            </w:r>
          </w:p>
        </w:tc>
        <w:tc>
          <w:tcPr>
            <w:tcW w:w="460" w:type="pct"/>
            <w:vAlign w:val="center"/>
          </w:tcPr>
          <w:p w14:paraId="0212D5D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1800-2000</w:t>
            </w:r>
          </w:p>
        </w:tc>
        <w:tc>
          <w:tcPr>
            <w:tcW w:w="396" w:type="pct"/>
            <w:vAlign w:val="center"/>
          </w:tcPr>
          <w:p w14:paraId="27A207C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100-125</w:t>
            </w:r>
          </w:p>
        </w:tc>
        <w:tc>
          <w:tcPr>
            <w:tcW w:w="506" w:type="pct"/>
            <w:gridSpan w:val="3"/>
            <w:vAlign w:val="center"/>
          </w:tcPr>
          <w:p w14:paraId="0E11F887"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White</w:t>
            </w:r>
          </w:p>
        </w:tc>
        <w:tc>
          <w:tcPr>
            <w:tcW w:w="431" w:type="pct"/>
            <w:gridSpan w:val="2"/>
            <w:vAlign w:val="center"/>
          </w:tcPr>
          <w:p w14:paraId="62780E3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2.1-2.5</w:t>
            </w:r>
          </w:p>
        </w:tc>
        <w:tc>
          <w:tcPr>
            <w:tcW w:w="435" w:type="pct"/>
            <w:vAlign w:val="center"/>
          </w:tcPr>
          <w:p w14:paraId="32C700A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1.9-2.2</w:t>
            </w:r>
          </w:p>
        </w:tc>
      </w:tr>
      <w:tr w:rsidR="00496375" w14:paraId="09805E50" w14:textId="77777777">
        <w:trPr>
          <w:trHeight w:val="290"/>
        </w:trPr>
        <w:tc>
          <w:tcPr>
            <w:tcW w:w="255" w:type="pct"/>
            <w:gridSpan w:val="3"/>
            <w:vAlign w:val="center"/>
          </w:tcPr>
          <w:p w14:paraId="76F0891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13</w:t>
            </w:r>
          </w:p>
        </w:tc>
        <w:tc>
          <w:tcPr>
            <w:tcW w:w="1065" w:type="pct"/>
            <w:gridSpan w:val="2"/>
            <w:vAlign w:val="center"/>
          </w:tcPr>
          <w:p w14:paraId="04C7CB4A"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DZ -Cr-429 RIL 125 (ንጉስ)</w:t>
            </w:r>
          </w:p>
        </w:tc>
        <w:tc>
          <w:tcPr>
            <w:tcW w:w="446" w:type="pct"/>
            <w:gridSpan w:val="4"/>
            <w:vAlign w:val="center"/>
          </w:tcPr>
          <w:p w14:paraId="7FCE95A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2017</w:t>
            </w:r>
          </w:p>
        </w:tc>
        <w:tc>
          <w:tcPr>
            <w:tcW w:w="513" w:type="pct"/>
            <w:gridSpan w:val="3"/>
            <w:vAlign w:val="bottom"/>
          </w:tcPr>
          <w:p w14:paraId="334FCAE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1727285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1700-2400</w:t>
            </w:r>
          </w:p>
        </w:tc>
        <w:tc>
          <w:tcPr>
            <w:tcW w:w="460" w:type="pct"/>
            <w:vAlign w:val="center"/>
          </w:tcPr>
          <w:p w14:paraId="5442EB6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700-1200</w:t>
            </w:r>
          </w:p>
        </w:tc>
        <w:tc>
          <w:tcPr>
            <w:tcW w:w="396" w:type="pct"/>
            <w:vAlign w:val="center"/>
          </w:tcPr>
          <w:p w14:paraId="264D431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105</w:t>
            </w:r>
          </w:p>
        </w:tc>
        <w:tc>
          <w:tcPr>
            <w:tcW w:w="506" w:type="pct"/>
            <w:gridSpan w:val="3"/>
            <w:vAlign w:val="center"/>
          </w:tcPr>
          <w:p w14:paraId="7D142C3C"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09F1FA4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2.4-3.3</w:t>
            </w:r>
          </w:p>
        </w:tc>
        <w:tc>
          <w:tcPr>
            <w:tcW w:w="435" w:type="pct"/>
            <w:vAlign w:val="center"/>
          </w:tcPr>
          <w:p w14:paraId="231C233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2.1-2.6</w:t>
            </w:r>
          </w:p>
        </w:tc>
      </w:tr>
      <w:tr w:rsidR="00496375" w14:paraId="5782BC90" w14:textId="77777777">
        <w:trPr>
          <w:trHeight w:val="290"/>
        </w:trPr>
        <w:tc>
          <w:tcPr>
            <w:tcW w:w="255" w:type="pct"/>
            <w:gridSpan w:val="3"/>
            <w:vAlign w:val="center"/>
          </w:tcPr>
          <w:p w14:paraId="1CAEC84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14</w:t>
            </w:r>
          </w:p>
        </w:tc>
        <w:tc>
          <w:tcPr>
            <w:tcW w:w="1065" w:type="pct"/>
            <w:gridSpan w:val="2"/>
            <w:vAlign w:val="center"/>
          </w:tcPr>
          <w:p w14:paraId="78471660"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18"/>
                <w:szCs w:val="18"/>
                <w:lang w:eastAsia="en-GB"/>
              </w:rPr>
              <w:t>DZ-Cr-442 RIL 77c (ፍላጎት)</w:t>
            </w:r>
          </w:p>
        </w:tc>
        <w:tc>
          <w:tcPr>
            <w:tcW w:w="446" w:type="pct"/>
            <w:gridSpan w:val="4"/>
            <w:vAlign w:val="center"/>
          </w:tcPr>
          <w:p w14:paraId="5A324A0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2017</w:t>
            </w:r>
          </w:p>
        </w:tc>
        <w:tc>
          <w:tcPr>
            <w:tcW w:w="513" w:type="pct"/>
            <w:gridSpan w:val="3"/>
            <w:vAlign w:val="bottom"/>
          </w:tcPr>
          <w:p w14:paraId="564DB5D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7E46031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1700-2400</w:t>
            </w:r>
          </w:p>
        </w:tc>
        <w:tc>
          <w:tcPr>
            <w:tcW w:w="460" w:type="pct"/>
            <w:vAlign w:val="center"/>
          </w:tcPr>
          <w:p w14:paraId="5EF2AC6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700-1200</w:t>
            </w:r>
          </w:p>
        </w:tc>
        <w:tc>
          <w:tcPr>
            <w:tcW w:w="396" w:type="pct"/>
            <w:vAlign w:val="center"/>
          </w:tcPr>
          <w:p w14:paraId="1ECDCEA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95</w:t>
            </w:r>
          </w:p>
        </w:tc>
        <w:tc>
          <w:tcPr>
            <w:tcW w:w="506" w:type="pct"/>
            <w:gridSpan w:val="3"/>
            <w:vAlign w:val="center"/>
          </w:tcPr>
          <w:p w14:paraId="587DBC9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ቀይ/ቡናማ</w:t>
            </w:r>
          </w:p>
        </w:tc>
        <w:tc>
          <w:tcPr>
            <w:tcW w:w="431" w:type="pct"/>
            <w:gridSpan w:val="2"/>
            <w:vAlign w:val="center"/>
          </w:tcPr>
          <w:p w14:paraId="6AB8406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2.2-2.8</w:t>
            </w:r>
          </w:p>
        </w:tc>
        <w:tc>
          <w:tcPr>
            <w:tcW w:w="435" w:type="pct"/>
            <w:vAlign w:val="center"/>
          </w:tcPr>
          <w:p w14:paraId="398C541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1.9-2.4</w:t>
            </w:r>
          </w:p>
        </w:tc>
      </w:tr>
      <w:tr w:rsidR="00496375" w14:paraId="51D4C774" w14:textId="77777777">
        <w:trPr>
          <w:trHeight w:val="290"/>
        </w:trPr>
        <w:tc>
          <w:tcPr>
            <w:tcW w:w="255" w:type="pct"/>
            <w:gridSpan w:val="3"/>
            <w:vAlign w:val="center"/>
          </w:tcPr>
          <w:p w14:paraId="4D88C1B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15</w:t>
            </w:r>
          </w:p>
        </w:tc>
        <w:tc>
          <w:tcPr>
            <w:tcW w:w="1065" w:type="pct"/>
            <w:gridSpan w:val="2"/>
            <w:vAlign w:val="center"/>
          </w:tcPr>
          <w:p w14:paraId="127C8EC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DZ -Cr-457 RIL181 (ተስፋ)</w:t>
            </w:r>
          </w:p>
        </w:tc>
        <w:tc>
          <w:tcPr>
            <w:tcW w:w="446" w:type="pct"/>
            <w:gridSpan w:val="4"/>
            <w:vAlign w:val="center"/>
          </w:tcPr>
          <w:p w14:paraId="4F7E477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2017</w:t>
            </w:r>
          </w:p>
        </w:tc>
        <w:tc>
          <w:tcPr>
            <w:tcW w:w="513" w:type="pct"/>
            <w:gridSpan w:val="3"/>
            <w:vAlign w:val="bottom"/>
          </w:tcPr>
          <w:p w14:paraId="3A87FAD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0DAEF1C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1700-2400</w:t>
            </w:r>
          </w:p>
        </w:tc>
        <w:tc>
          <w:tcPr>
            <w:tcW w:w="460" w:type="pct"/>
            <w:vAlign w:val="center"/>
          </w:tcPr>
          <w:p w14:paraId="0B7F54A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700-1200</w:t>
            </w:r>
          </w:p>
        </w:tc>
        <w:tc>
          <w:tcPr>
            <w:tcW w:w="396" w:type="pct"/>
            <w:vAlign w:val="center"/>
          </w:tcPr>
          <w:p w14:paraId="2EDFB5A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103</w:t>
            </w:r>
          </w:p>
        </w:tc>
        <w:tc>
          <w:tcPr>
            <w:tcW w:w="506" w:type="pct"/>
            <w:gridSpan w:val="3"/>
            <w:vAlign w:val="center"/>
          </w:tcPr>
          <w:p w14:paraId="5748B4D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1B4E688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2.3-3.0</w:t>
            </w:r>
          </w:p>
        </w:tc>
        <w:tc>
          <w:tcPr>
            <w:tcW w:w="435" w:type="pct"/>
            <w:vAlign w:val="center"/>
          </w:tcPr>
          <w:p w14:paraId="2A0D0DB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2.1-2.7</w:t>
            </w:r>
          </w:p>
        </w:tc>
      </w:tr>
      <w:tr w:rsidR="00496375" w14:paraId="4A6CB268" w14:textId="77777777">
        <w:trPr>
          <w:trHeight w:val="290"/>
        </w:trPr>
        <w:tc>
          <w:tcPr>
            <w:tcW w:w="255" w:type="pct"/>
            <w:gridSpan w:val="3"/>
            <w:vAlign w:val="center"/>
          </w:tcPr>
          <w:p w14:paraId="6AF4850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16</w:t>
            </w:r>
          </w:p>
        </w:tc>
        <w:tc>
          <w:tcPr>
            <w:tcW w:w="1065" w:type="pct"/>
            <w:gridSpan w:val="2"/>
            <w:vAlign w:val="center"/>
          </w:tcPr>
          <w:p w14:paraId="41A0603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DZ-Cr-419 (ህብር-1)</w:t>
            </w:r>
          </w:p>
        </w:tc>
        <w:tc>
          <w:tcPr>
            <w:tcW w:w="446" w:type="pct"/>
            <w:gridSpan w:val="4"/>
            <w:vAlign w:val="center"/>
          </w:tcPr>
          <w:p w14:paraId="409815C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2017</w:t>
            </w:r>
          </w:p>
        </w:tc>
        <w:tc>
          <w:tcPr>
            <w:tcW w:w="513" w:type="pct"/>
            <w:gridSpan w:val="3"/>
            <w:vAlign w:val="bottom"/>
          </w:tcPr>
          <w:p w14:paraId="2588D13C"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አዴት</w:t>
            </w:r>
          </w:p>
        </w:tc>
        <w:tc>
          <w:tcPr>
            <w:tcW w:w="488" w:type="pct"/>
            <w:gridSpan w:val="4"/>
            <w:vAlign w:val="center"/>
          </w:tcPr>
          <w:p w14:paraId="0CCF9F0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1200-2000</w:t>
            </w:r>
          </w:p>
        </w:tc>
        <w:tc>
          <w:tcPr>
            <w:tcW w:w="460" w:type="pct"/>
            <w:vAlign w:val="center"/>
          </w:tcPr>
          <w:p w14:paraId="141473D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500-1000</w:t>
            </w:r>
          </w:p>
        </w:tc>
        <w:tc>
          <w:tcPr>
            <w:tcW w:w="396" w:type="pct"/>
            <w:vAlign w:val="center"/>
          </w:tcPr>
          <w:p w14:paraId="6FABA2B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93-114</w:t>
            </w:r>
          </w:p>
        </w:tc>
        <w:tc>
          <w:tcPr>
            <w:tcW w:w="506" w:type="pct"/>
            <w:gridSpan w:val="3"/>
            <w:vAlign w:val="center"/>
          </w:tcPr>
          <w:p w14:paraId="268F24FF"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431" w:type="pct"/>
            <w:gridSpan w:val="2"/>
            <w:vAlign w:val="center"/>
          </w:tcPr>
          <w:p w14:paraId="5C8B19A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17-27</w:t>
            </w:r>
          </w:p>
        </w:tc>
        <w:tc>
          <w:tcPr>
            <w:tcW w:w="435" w:type="pct"/>
            <w:vAlign w:val="center"/>
          </w:tcPr>
          <w:p w14:paraId="5F65409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15-21</w:t>
            </w:r>
          </w:p>
        </w:tc>
      </w:tr>
      <w:tr w:rsidR="00496375" w14:paraId="0BF85F57" w14:textId="77777777">
        <w:trPr>
          <w:trHeight w:val="290"/>
        </w:trPr>
        <w:tc>
          <w:tcPr>
            <w:tcW w:w="255" w:type="pct"/>
            <w:gridSpan w:val="3"/>
            <w:vAlign w:val="center"/>
          </w:tcPr>
          <w:p w14:paraId="470524C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w:t>
            </w:r>
          </w:p>
        </w:tc>
        <w:tc>
          <w:tcPr>
            <w:tcW w:w="1065" w:type="pct"/>
            <w:gridSpan w:val="2"/>
            <w:vAlign w:val="center"/>
          </w:tcPr>
          <w:p w14:paraId="2B61072A"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DZ-Cr-401 (አረካ 1)</w:t>
            </w:r>
          </w:p>
        </w:tc>
        <w:tc>
          <w:tcPr>
            <w:tcW w:w="446" w:type="pct"/>
            <w:gridSpan w:val="4"/>
            <w:vAlign w:val="center"/>
          </w:tcPr>
          <w:p w14:paraId="445CAF6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2017</w:t>
            </w:r>
          </w:p>
        </w:tc>
        <w:tc>
          <w:tcPr>
            <w:tcW w:w="513" w:type="pct"/>
            <w:gridSpan w:val="3"/>
            <w:vAlign w:val="bottom"/>
          </w:tcPr>
          <w:p w14:paraId="32C2A1EB"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አረካ</w:t>
            </w:r>
          </w:p>
        </w:tc>
        <w:tc>
          <w:tcPr>
            <w:tcW w:w="488" w:type="pct"/>
            <w:gridSpan w:val="4"/>
            <w:vAlign w:val="center"/>
          </w:tcPr>
          <w:p w14:paraId="6FCA8C7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1750-2200</w:t>
            </w:r>
          </w:p>
        </w:tc>
        <w:tc>
          <w:tcPr>
            <w:tcW w:w="460" w:type="pct"/>
            <w:vAlign w:val="center"/>
          </w:tcPr>
          <w:p w14:paraId="487C624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1076-1585</w:t>
            </w:r>
          </w:p>
        </w:tc>
        <w:tc>
          <w:tcPr>
            <w:tcW w:w="396" w:type="pct"/>
            <w:vAlign w:val="center"/>
          </w:tcPr>
          <w:p w14:paraId="66D28FD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89-101</w:t>
            </w:r>
          </w:p>
        </w:tc>
        <w:tc>
          <w:tcPr>
            <w:tcW w:w="506" w:type="pct"/>
            <w:gridSpan w:val="3"/>
            <w:vAlign w:val="center"/>
          </w:tcPr>
          <w:p w14:paraId="36E5DDDD"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431" w:type="pct"/>
            <w:gridSpan w:val="2"/>
            <w:vAlign w:val="center"/>
          </w:tcPr>
          <w:p w14:paraId="2B7D333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16-18.7</w:t>
            </w:r>
          </w:p>
        </w:tc>
        <w:tc>
          <w:tcPr>
            <w:tcW w:w="435" w:type="pct"/>
            <w:vAlign w:val="center"/>
          </w:tcPr>
          <w:p w14:paraId="7D21925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16-17.5</w:t>
            </w:r>
          </w:p>
        </w:tc>
      </w:tr>
      <w:tr w:rsidR="00496375" w14:paraId="322185F4" w14:textId="77777777">
        <w:trPr>
          <w:trHeight w:val="290"/>
        </w:trPr>
        <w:tc>
          <w:tcPr>
            <w:tcW w:w="255" w:type="pct"/>
            <w:gridSpan w:val="3"/>
            <w:vAlign w:val="center"/>
          </w:tcPr>
          <w:p w14:paraId="526E3B9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18</w:t>
            </w:r>
          </w:p>
        </w:tc>
        <w:tc>
          <w:tcPr>
            <w:tcW w:w="1065" w:type="pct"/>
            <w:gridSpan w:val="2"/>
            <w:vAlign w:val="center"/>
          </w:tcPr>
          <w:p w14:paraId="69F0BF0F"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DZ -Cr-438 RIL91A (ዳግም)</w:t>
            </w:r>
          </w:p>
        </w:tc>
        <w:tc>
          <w:tcPr>
            <w:tcW w:w="446" w:type="pct"/>
            <w:gridSpan w:val="4"/>
            <w:vAlign w:val="center"/>
          </w:tcPr>
          <w:p w14:paraId="53DE8CE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2016</w:t>
            </w:r>
          </w:p>
        </w:tc>
        <w:tc>
          <w:tcPr>
            <w:tcW w:w="513" w:type="pct"/>
            <w:gridSpan w:val="3"/>
            <w:vAlign w:val="bottom"/>
          </w:tcPr>
          <w:p w14:paraId="1BD117D9"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3F8C98B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1700-2500</w:t>
            </w:r>
          </w:p>
        </w:tc>
        <w:tc>
          <w:tcPr>
            <w:tcW w:w="460" w:type="pct"/>
            <w:vAlign w:val="center"/>
          </w:tcPr>
          <w:p w14:paraId="0FCB061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700-1200</w:t>
            </w:r>
          </w:p>
        </w:tc>
        <w:tc>
          <w:tcPr>
            <w:tcW w:w="396" w:type="pct"/>
            <w:vAlign w:val="center"/>
          </w:tcPr>
          <w:p w14:paraId="7AB4510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111-114</w:t>
            </w:r>
          </w:p>
        </w:tc>
        <w:tc>
          <w:tcPr>
            <w:tcW w:w="506" w:type="pct"/>
            <w:gridSpan w:val="3"/>
            <w:vAlign w:val="center"/>
          </w:tcPr>
          <w:p w14:paraId="729562BD"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67F9EDC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25-28</w:t>
            </w:r>
          </w:p>
        </w:tc>
        <w:tc>
          <w:tcPr>
            <w:tcW w:w="435" w:type="pct"/>
            <w:vAlign w:val="center"/>
          </w:tcPr>
          <w:p w14:paraId="7A232A7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20-24</w:t>
            </w:r>
          </w:p>
        </w:tc>
      </w:tr>
      <w:tr w:rsidR="00496375" w14:paraId="05BD5C40" w14:textId="77777777">
        <w:trPr>
          <w:trHeight w:val="290"/>
        </w:trPr>
        <w:tc>
          <w:tcPr>
            <w:tcW w:w="255" w:type="pct"/>
            <w:gridSpan w:val="3"/>
            <w:vAlign w:val="center"/>
          </w:tcPr>
          <w:p w14:paraId="4B1CB06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19</w:t>
            </w:r>
          </w:p>
        </w:tc>
        <w:tc>
          <w:tcPr>
            <w:tcW w:w="1065" w:type="pct"/>
            <w:gridSpan w:val="2"/>
            <w:vAlign w:val="center"/>
          </w:tcPr>
          <w:p w14:paraId="26A7C27F"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DZ-Cr -438 RIL7 (አቦላ)</w:t>
            </w:r>
          </w:p>
        </w:tc>
        <w:tc>
          <w:tcPr>
            <w:tcW w:w="446" w:type="pct"/>
            <w:gridSpan w:val="4"/>
            <w:vAlign w:val="center"/>
          </w:tcPr>
          <w:p w14:paraId="0CDD57A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2015</w:t>
            </w:r>
          </w:p>
        </w:tc>
        <w:tc>
          <w:tcPr>
            <w:tcW w:w="513" w:type="pct"/>
            <w:gridSpan w:val="3"/>
            <w:vAlign w:val="bottom"/>
          </w:tcPr>
          <w:p w14:paraId="22779EFF"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አዴት</w:t>
            </w:r>
          </w:p>
        </w:tc>
        <w:tc>
          <w:tcPr>
            <w:tcW w:w="488" w:type="pct"/>
            <w:gridSpan w:val="4"/>
            <w:vAlign w:val="center"/>
          </w:tcPr>
          <w:p w14:paraId="621B588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1700-2400</w:t>
            </w:r>
          </w:p>
        </w:tc>
        <w:tc>
          <w:tcPr>
            <w:tcW w:w="460" w:type="pct"/>
            <w:vAlign w:val="center"/>
          </w:tcPr>
          <w:p w14:paraId="4E1F2BB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800-1300</w:t>
            </w:r>
          </w:p>
        </w:tc>
        <w:tc>
          <w:tcPr>
            <w:tcW w:w="396" w:type="pct"/>
            <w:vAlign w:val="center"/>
          </w:tcPr>
          <w:p w14:paraId="1CDD306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116-144</w:t>
            </w:r>
          </w:p>
        </w:tc>
        <w:tc>
          <w:tcPr>
            <w:tcW w:w="506" w:type="pct"/>
            <w:gridSpan w:val="3"/>
            <w:vAlign w:val="center"/>
          </w:tcPr>
          <w:p w14:paraId="6C968AE0"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665A9AB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21-28</w:t>
            </w:r>
          </w:p>
        </w:tc>
        <w:tc>
          <w:tcPr>
            <w:tcW w:w="435" w:type="pct"/>
            <w:vAlign w:val="center"/>
          </w:tcPr>
          <w:p w14:paraId="3CEDB17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15-17</w:t>
            </w:r>
          </w:p>
        </w:tc>
      </w:tr>
      <w:tr w:rsidR="00496375" w14:paraId="32762EAE" w14:textId="77777777">
        <w:trPr>
          <w:trHeight w:val="290"/>
        </w:trPr>
        <w:tc>
          <w:tcPr>
            <w:tcW w:w="255" w:type="pct"/>
            <w:gridSpan w:val="3"/>
            <w:vAlign w:val="center"/>
          </w:tcPr>
          <w:p w14:paraId="4C88C41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w:t>
            </w:r>
          </w:p>
        </w:tc>
        <w:tc>
          <w:tcPr>
            <w:tcW w:w="1065" w:type="pct"/>
            <w:gridSpan w:val="2"/>
            <w:vAlign w:val="center"/>
          </w:tcPr>
          <w:p w14:paraId="35D67839"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18"/>
                <w:szCs w:val="18"/>
                <w:lang w:val="am-ET" w:eastAsia="en-GB"/>
              </w:rPr>
              <w:t>DZ -Cr-438 RIL 133 B (ኮራ)</w:t>
            </w:r>
          </w:p>
        </w:tc>
        <w:tc>
          <w:tcPr>
            <w:tcW w:w="446" w:type="pct"/>
            <w:gridSpan w:val="4"/>
            <w:vAlign w:val="center"/>
          </w:tcPr>
          <w:p w14:paraId="7FCEF77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2014</w:t>
            </w:r>
          </w:p>
        </w:tc>
        <w:tc>
          <w:tcPr>
            <w:tcW w:w="513" w:type="pct"/>
            <w:gridSpan w:val="3"/>
            <w:vAlign w:val="bottom"/>
          </w:tcPr>
          <w:p w14:paraId="41F7E15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5D8C126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1650-2400</w:t>
            </w:r>
          </w:p>
        </w:tc>
        <w:tc>
          <w:tcPr>
            <w:tcW w:w="460" w:type="pct"/>
            <w:vAlign w:val="center"/>
          </w:tcPr>
          <w:p w14:paraId="61A9FC4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500-800</w:t>
            </w:r>
          </w:p>
        </w:tc>
        <w:tc>
          <w:tcPr>
            <w:tcW w:w="396" w:type="pct"/>
            <w:vAlign w:val="center"/>
          </w:tcPr>
          <w:p w14:paraId="51406FA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110-117</w:t>
            </w:r>
          </w:p>
        </w:tc>
        <w:tc>
          <w:tcPr>
            <w:tcW w:w="506" w:type="pct"/>
            <w:gridSpan w:val="3"/>
            <w:vAlign w:val="center"/>
          </w:tcPr>
          <w:p w14:paraId="30096D62"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74B6162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25-28</w:t>
            </w:r>
          </w:p>
        </w:tc>
        <w:tc>
          <w:tcPr>
            <w:tcW w:w="435" w:type="pct"/>
            <w:vAlign w:val="center"/>
          </w:tcPr>
          <w:p w14:paraId="087CAFF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20-22</w:t>
            </w:r>
          </w:p>
        </w:tc>
      </w:tr>
      <w:tr w:rsidR="00496375" w14:paraId="14B0D07D" w14:textId="77777777">
        <w:trPr>
          <w:trHeight w:val="361"/>
        </w:trPr>
        <w:tc>
          <w:tcPr>
            <w:tcW w:w="255" w:type="pct"/>
            <w:gridSpan w:val="3"/>
            <w:vAlign w:val="center"/>
          </w:tcPr>
          <w:p w14:paraId="7AE98E4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21</w:t>
            </w:r>
          </w:p>
        </w:tc>
        <w:tc>
          <w:tcPr>
            <w:tcW w:w="1065" w:type="pct"/>
            <w:gridSpan w:val="2"/>
            <w:vAlign w:val="center"/>
          </w:tcPr>
          <w:p w14:paraId="6D04BF37"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23-Tafi Adi-72 (ኬና)</w:t>
            </w:r>
          </w:p>
        </w:tc>
        <w:tc>
          <w:tcPr>
            <w:tcW w:w="446" w:type="pct"/>
            <w:gridSpan w:val="4"/>
            <w:vAlign w:val="center"/>
          </w:tcPr>
          <w:p w14:paraId="6A28977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2008</w:t>
            </w:r>
          </w:p>
        </w:tc>
        <w:tc>
          <w:tcPr>
            <w:tcW w:w="513" w:type="pct"/>
            <w:gridSpan w:val="3"/>
            <w:vAlign w:val="bottom"/>
          </w:tcPr>
          <w:p w14:paraId="3246AAA2"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ባኮ</w:t>
            </w:r>
          </w:p>
        </w:tc>
        <w:tc>
          <w:tcPr>
            <w:tcW w:w="488" w:type="pct"/>
            <w:gridSpan w:val="4"/>
            <w:vAlign w:val="center"/>
          </w:tcPr>
          <w:p w14:paraId="5C0CE7D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1850-2400</w:t>
            </w:r>
          </w:p>
        </w:tc>
        <w:tc>
          <w:tcPr>
            <w:tcW w:w="460" w:type="pct"/>
            <w:vAlign w:val="center"/>
          </w:tcPr>
          <w:p w14:paraId="7627C90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1000-1200</w:t>
            </w:r>
          </w:p>
        </w:tc>
        <w:tc>
          <w:tcPr>
            <w:tcW w:w="396" w:type="pct"/>
            <w:vAlign w:val="center"/>
          </w:tcPr>
          <w:p w14:paraId="6F58C14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110-134</w:t>
            </w:r>
          </w:p>
        </w:tc>
        <w:tc>
          <w:tcPr>
            <w:tcW w:w="506" w:type="pct"/>
            <w:gridSpan w:val="3"/>
            <w:vAlign w:val="center"/>
          </w:tcPr>
          <w:p w14:paraId="3AFC8F3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060E647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17-27</w:t>
            </w:r>
          </w:p>
        </w:tc>
        <w:tc>
          <w:tcPr>
            <w:tcW w:w="435" w:type="pct"/>
            <w:vAlign w:val="center"/>
          </w:tcPr>
          <w:p w14:paraId="71318B1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13-23</w:t>
            </w:r>
          </w:p>
        </w:tc>
      </w:tr>
      <w:tr w:rsidR="00496375" w14:paraId="031D9CCA" w14:textId="77777777">
        <w:trPr>
          <w:trHeight w:val="290"/>
        </w:trPr>
        <w:tc>
          <w:tcPr>
            <w:tcW w:w="255" w:type="pct"/>
            <w:gridSpan w:val="3"/>
            <w:vAlign w:val="center"/>
          </w:tcPr>
          <w:p w14:paraId="5E3AFFA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22</w:t>
            </w:r>
          </w:p>
        </w:tc>
        <w:tc>
          <w:tcPr>
            <w:tcW w:w="1065" w:type="pct"/>
            <w:gridSpan w:val="2"/>
            <w:vAlign w:val="center"/>
          </w:tcPr>
          <w:p w14:paraId="186DDAD9"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DZ -01-3186 (እፁብ)</w:t>
            </w:r>
          </w:p>
        </w:tc>
        <w:tc>
          <w:tcPr>
            <w:tcW w:w="446" w:type="pct"/>
            <w:gridSpan w:val="4"/>
            <w:vAlign w:val="center"/>
          </w:tcPr>
          <w:p w14:paraId="4971670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2008</w:t>
            </w:r>
          </w:p>
        </w:tc>
        <w:tc>
          <w:tcPr>
            <w:tcW w:w="513" w:type="pct"/>
            <w:gridSpan w:val="3"/>
            <w:vAlign w:val="bottom"/>
          </w:tcPr>
          <w:p w14:paraId="1E89B010"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አዴት</w:t>
            </w:r>
          </w:p>
        </w:tc>
        <w:tc>
          <w:tcPr>
            <w:tcW w:w="488" w:type="pct"/>
            <w:gridSpan w:val="4"/>
            <w:vAlign w:val="center"/>
          </w:tcPr>
          <w:p w14:paraId="233424B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1800-2600</w:t>
            </w:r>
          </w:p>
        </w:tc>
        <w:tc>
          <w:tcPr>
            <w:tcW w:w="460" w:type="pct"/>
            <w:vAlign w:val="center"/>
          </w:tcPr>
          <w:p w14:paraId="22713E3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1230</w:t>
            </w:r>
          </w:p>
        </w:tc>
        <w:tc>
          <w:tcPr>
            <w:tcW w:w="396" w:type="pct"/>
            <w:vAlign w:val="center"/>
          </w:tcPr>
          <w:p w14:paraId="6D6CDDF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92-127</w:t>
            </w:r>
          </w:p>
        </w:tc>
        <w:tc>
          <w:tcPr>
            <w:tcW w:w="506" w:type="pct"/>
            <w:gridSpan w:val="3"/>
            <w:vAlign w:val="center"/>
          </w:tcPr>
          <w:p w14:paraId="048BE44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431" w:type="pct"/>
            <w:gridSpan w:val="2"/>
            <w:vAlign w:val="center"/>
          </w:tcPr>
          <w:p w14:paraId="05C0935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19-27</w:t>
            </w:r>
          </w:p>
        </w:tc>
        <w:tc>
          <w:tcPr>
            <w:tcW w:w="435" w:type="pct"/>
            <w:vAlign w:val="center"/>
          </w:tcPr>
          <w:p w14:paraId="47E04E0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16-22</w:t>
            </w:r>
          </w:p>
        </w:tc>
      </w:tr>
      <w:tr w:rsidR="00496375" w14:paraId="619731AA" w14:textId="77777777">
        <w:trPr>
          <w:trHeight w:val="290"/>
        </w:trPr>
        <w:tc>
          <w:tcPr>
            <w:tcW w:w="255" w:type="pct"/>
            <w:gridSpan w:val="3"/>
            <w:vAlign w:val="center"/>
          </w:tcPr>
          <w:p w14:paraId="2214A0B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23</w:t>
            </w:r>
          </w:p>
        </w:tc>
        <w:tc>
          <w:tcPr>
            <w:tcW w:w="1065" w:type="pct"/>
            <w:gridSpan w:val="2"/>
            <w:vAlign w:val="center"/>
          </w:tcPr>
          <w:p w14:paraId="0C6744B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DZ -Cr 387 RIL355 (ቁንጮ)</w:t>
            </w:r>
          </w:p>
        </w:tc>
        <w:tc>
          <w:tcPr>
            <w:tcW w:w="446" w:type="pct"/>
            <w:gridSpan w:val="4"/>
            <w:vAlign w:val="center"/>
          </w:tcPr>
          <w:p w14:paraId="70C3C09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2006</w:t>
            </w:r>
          </w:p>
        </w:tc>
        <w:tc>
          <w:tcPr>
            <w:tcW w:w="513" w:type="pct"/>
            <w:gridSpan w:val="3"/>
            <w:vAlign w:val="bottom"/>
          </w:tcPr>
          <w:p w14:paraId="20C1910B"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3CE6217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1500-2500</w:t>
            </w:r>
          </w:p>
        </w:tc>
        <w:tc>
          <w:tcPr>
            <w:tcW w:w="460" w:type="pct"/>
            <w:vAlign w:val="center"/>
          </w:tcPr>
          <w:p w14:paraId="639DF31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300-700</w:t>
            </w:r>
          </w:p>
        </w:tc>
        <w:tc>
          <w:tcPr>
            <w:tcW w:w="396" w:type="pct"/>
            <w:vAlign w:val="center"/>
          </w:tcPr>
          <w:p w14:paraId="3D82DF8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80-113</w:t>
            </w:r>
          </w:p>
        </w:tc>
        <w:tc>
          <w:tcPr>
            <w:tcW w:w="506" w:type="pct"/>
            <w:gridSpan w:val="3"/>
            <w:vAlign w:val="center"/>
          </w:tcPr>
          <w:p w14:paraId="60C5ACF5"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1A89235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24-28</w:t>
            </w:r>
          </w:p>
        </w:tc>
        <w:tc>
          <w:tcPr>
            <w:tcW w:w="435" w:type="pct"/>
            <w:vAlign w:val="center"/>
          </w:tcPr>
          <w:p w14:paraId="1A1CE55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20-22</w:t>
            </w:r>
          </w:p>
        </w:tc>
      </w:tr>
      <w:tr w:rsidR="00496375" w14:paraId="4333F0F4" w14:textId="77777777">
        <w:trPr>
          <w:trHeight w:val="290"/>
        </w:trPr>
        <w:tc>
          <w:tcPr>
            <w:tcW w:w="255" w:type="pct"/>
            <w:gridSpan w:val="3"/>
            <w:vAlign w:val="center"/>
          </w:tcPr>
          <w:p w14:paraId="005938A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24</w:t>
            </w:r>
          </w:p>
        </w:tc>
        <w:tc>
          <w:tcPr>
            <w:tcW w:w="1065" w:type="pct"/>
            <w:gridSpan w:val="2"/>
            <w:vAlign w:val="center"/>
          </w:tcPr>
          <w:p w14:paraId="79DF15BD"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DZ-01-1880 (ጉዱሩ)</w:t>
            </w:r>
          </w:p>
        </w:tc>
        <w:tc>
          <w:tcPr>
            <w:tcW w:w="446" w:type="pct"/>
            <w:gridSpan w:val="4"/>
            <w:vAlign w:val="center"/>
          </w:tcPr>
          <w:p w14:paraId="7E51E0E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2006</w:t>
            </w:r>
          </w:p>
        </w:tc>
        <w:tc>
          <w:tcPr>
            <w:tcW w:w="513" w:type="pct"/>
            <w:gridSpan w:val="3"/>
            <w:vAlign w:val="bottom"/>
          </w:tcPr>
          <w:p w14:paraId="262E0611"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ባኮ</w:t>
            </w:r>
          </w:p>
        </w:tc>
        <w:tc>
          <w:tcPr>
            <w:tcW w:w="488" w:type="pct"/>
            <w:gridSpan w:val="4"/>
            <w:vAlign w:val="center"/>
          </w:tcPr>
          <w:p w14:paraId="4EAB6F4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Cambria" w:eastAsia="Times New Roman" w:hAnsi="Cambria" w:cs="Cambria"/>
                <w:color w:val="000000"/>
                <w:sz w:val="20"/>
                <w:szCs w:val="20"/>
                <w:lang w:eastAsia="en-GB"/>
              </w:rPr>
              <w:t> </w:t>
            </w:r>
          </w:p>
        </w:tc>
        <w:tc>
          <w:tcPr>
            <w:tcW w:w="460" w:type="pct"/>
            <w:vAlign w:val="center"/>
          </w:tcPr>
          <w:p w14:paraId="21D9AE7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Cambria" w:eastAsia="Times New Roman" w:hAnsi="Cambria" w:cs="Cambria"/>
                <w:color w:val="000000"/>
                <w:sz w:val="20"/>
                <w:szCs w:val="20"/>
                <w:lang w:eastAsia="en-GB"/>
              </w:rPr>
              <w:t> </w:t>
            </w:r>
          </w:p>
        </w:tc>
        <w:tc>
          <w:tcPr>
            <w:tcW w:w="396" w:type="pct"/>
            <w:vAlign w:val="center"/>
          </w:tcPr>
          <w:p w14:paraId="3708099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110-132</w:t>
            </w:r>
          </w:p>
        </w:tc>
        <w:tc>
          <w:tcPr>
            <w:tcW w:w="506" w:type="pct"/>
            <w:gridSpan w:val="3"/>
            <w:vAlign w:val="center"/>
          </w:tcPr>
          <w:p w14:paraId="4A64BC5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White</w:t>
            </w:r>
          </w:p>
        </w:tc>
        <w:tc>
          <w:tcPr>
            <w:tcW w:w="431" w:type="pct"/>
            <w:gridSpan w:val="2"/>
            <w:vAlign w:val="center"/>
          </w:tcPr>
          <w:p w14:paraId="1599872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1.5-2.3</w:t>
            </w:r>
          </w:p>
        </w:tc>
        <w:tc>
          <w:tcPr>
            <w:tcW w:w="435" w:type="pct"/>
            <w:vAlign w:val="center"/>
          </w:tcPr>
          <w:p w14:paraId="3DE2DC8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1.4-2.0</w:t>
            </w:r>
          </w:p>
        </w:tc>
      </w:tr>
      <w:tr w:rsidR="00496375" w14:paraId="3D0F568B" w14:textId="77777777">
        <w:trPr>
          <w:trHeight w:val="290"/>
        </w:trPr>
        <w:tc>
          <w:tcPr>
            <w:tcW w:w="255" w:type="pct"/>
            <w:gridSpan w:val="3"/>
            <w:vAlign w:val="center"/>
          </w:tcPr>
          <w:p w14:paraId="3AAF916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25</w:t>
            </w:r>
          </w:p>
        </w:tc>
        <w:tc>
          <w:tcPr>
            <w:tcW w:w="1065" w:type="pct"/>
            <w:gridSpan w:val="2"/>
            <w:vAlign w:val="center"/>
          </w:tcPr>
          <w:p w14:paraId="7C6A6200"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DZ -01-2423 (ዲማ)</w:t>
            </w:r>
          </w:p>
        </w:tc>
        <w:tc>
          <w:tcPr>
            <w:tcW w:w="446" w:type="pct"/>
            <w:gridSpan w:val="4"/>
            <w:vAlign w:val="center"/>
          </w:tcPr>
          <w:p w14:paraId="183E99A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2005</w:t>
            </w:r>
          </w:p>
        </w:tc>
        <w:tc>
          <w:tcPr>
            <w:tcW w:w="513" w:type="pct"/>
            <w:gridSpan w:val="3"/>
            <w:vAlign w:val="bottom"/>
          </w:tcPr>
          <w:p w14:paraId="349A6F7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አዴት</w:t>
            </w:r>
          </w:p>
        </w:tc>
        <w:tc>
          <w:tcPr>
            <w:tcW w:w="488" w:type="pct"/>
            <w:gridSpan w:val="4"/>
            <w:vAlign w:val="center"/>
          </w:tcPr>
          <w:p w14:paraId="23B31E7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2000-2600</w:t>
            </w:r>
          </w:p>
        </w:tc>
        <w:tc>
          <w:tcPr>
            <w:tcW w:w="460" w:type="pct"/>
            <w:vAlign w:val="center"/>
          </w:tcPr>
          <w:p w14:paraId="29A4AD3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&gt;600</w:t>
            </w:r>
          </w:p>
        </w:tc>
        <w:tc>
          <w:tcPr>
            <w:tcW w:w="396" w:type="pct"/>
            <w:vAlign w:val="center"/>
          </w:tcPr>
          <w:p w14:paraId="2D953B9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105</w:t>
            </w:r>
          </w:p>
        </w:tc>
        <w:tc>
          <w:tcPr>
            <w:tcW w:w="506" w:type="pct"/>
            <w:gridSpan w:val="3"/>
            <w:vAlign w:val="center"/>
          </w:tcPr>
          <w:p w14:paraId="511B12CD"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ቀይ</w:t>
            </w:r>
          </w:p>
        </w:tc>
        <w:tc>
          <w:tcPr>
            <w:tcW w:w="431" w:type="pct"/>
            <w:gridSpan w:val="2"/>
            <w:vAlign w:val="center"/>
          </w:tcPr>
          <w:p w14:paraId="16AD163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24.6</w:t>
            </w:r>
          </w:p>
        </w:tc>
        <w:tc>
          <w:tcPr>
            <w:tcW w:w="435" w:type="pct"/>
            <w:vAlign w:val="center"/>
          </w:tcPr>
          <w:p w14:paraId="093B253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16.8</w:t>
            </w:r>
          </w:p>
        </w:tc>
      </w:tr>
      <w:tr w:rsidR="00496375" w14:paraId="66982BF7" w14:textId="77777777">
        <w:trPr>
          <w:trHeight w:val="290"/>
        </w:trPr>
        <w:tc>
          <w:tcPr>
            <w:tcW w:w="255" w:type="pct"/>
            <w:gridSpan w:val="3"/>
            <w:vAlign w:val="center"/>
          </w:tcPr>
          <w:p w14:paraId="1077E8B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26</w:t>
            </w:r>
          </w:p>
        </w:tc>
        <w:tc>
          <w:tcPr>
            <w:tcW w:w="1065" w:type="pct"/>
            <w:gridSpan w:val="2"/>
            <w:vAlign w:val="center"/>
          </w:tcPr>
          <w:p w14:paraId="6328771F"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DZ-01-1278 (አምቦ ቶኬ)</w:t>
            </w:r>
          </w:p>
        </w:tc>
        <w:tc>
          <w:tcPr>
            <w:tcW w:w="446" w:type="pct"/>
            <w:gridSpan w:val="4"/>
            <w:vAlign w:val="center"/>
          </w:tcPr>
          <w:p w14:paraId="226EBFA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2000</w:t>
            </w:r>
          </w:p>
        </w:tc>
        <w:tc>
          <w:tcPr>
            <w:tcW w:w="513" w:type="pct"/>
            <w:gridSpan w:val="3"/>
            <w:vAlign w:val="bottom"/>
          </w:tcPr>
          <w:p w14:paraId="0DBAFF8D"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ሆለታ</w:t>
            </w:r>
          </w:p>
        </w:tc>
        <w:tc>
          <w:tcPr>
            <w:tcW w:w="488" w:type="pct"/>
            <w:gridSpan w:val="4"/>
            <w:vAlign w:val="center"/>
          </w:tcPr>
          <w:p w14:paraId="59EA793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2200-2300</w:t>
            </w:r>
          </w:p>
        </w:tc>
        <w:tc>
          <w:tcPr>
            <w:tcW w:w="460" w:type="pct"/>
            <w:vAlign w:val="center"/>
          </w:tcPr>
          <w:p w14:paraId="13385D1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700-800</w:t>
            </w:r>
          </w:p>
        </w:tc>
        <w:tc>
          <w:tcPr>
            <w:tcW w:w="396" w:type="pct"/>
            <w:vAlign w:val="center"/>
          </w:tcPr>
          <w:p w14:paraId="7458F53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125-140</w:t>
            </w:r>
          </w:p>
        </w:tc>
        <w:tc>
          <w:tcPr>
            <w:tcW w:w="506" w:type="pct"/>
            <w:gridSpan w:val="3"/>
            <w:vAlign w:val="center"/>
          </w:tcPr>
          <w:p w14:paraId="13C4AE2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White</w:t>
            </w:r>
          </w:p>
        </w:tc>
        <w:tc>
          <w:tcPr>
            <w:tcW w:w="431" w:type="pct"/>
            <w:gridSpan w:val="2"/>
            <w:vAlign w:val="center"/>
          </w:tcPr>
          <w:p w14:paraId="7B59E03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2.1-3.4</w:t>
            </w:r>
          </w:p>
        </w:tc>
        <w:tc>
          <w:tcPr>
            <w:tcW w:w="435" w:type="pct"/>
            <w:vAlign w:val="center"/>
          </w:tcPr>
          <w:p w14:paraId="41FB73D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1.9-2.6</w:t>
            </w:r>
          </w:p>
        </w:tc>
      </w:tr>
      <w:tr w:rsidR="00496375" w14:paraId="2EF82091" w14:textId="77777777">
        <w:trPr>
          <w:trHeight w:val="290"/>
        </w:trPr>
        <w:tc>
          <w:tcPr>
            <w:tcW w:w="255" w:type="pct"/>
            <w:gridSpan w:val="3"/>
            <w:vAlign w:val="center"/>
          </w:tcPr>
          <w:p w14:paraId="76DB7E4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27</w:t>
            </w:r>
          </w:p>
        </w:tc>
        <w:tc>
          <w:tcPr>
            <w:tcW w:w="1065" w:type="pct"/>
            <w:gridSpan w:val="2"/>
            <w:vAlign w:val="center"/>
          </w:tcPr>
          <w:p w14:paraId="5D88DBBC"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DZ-01-2053 (ሆለታ ቀይ)</w:t>
            </w:r>
          </w:p>
        </w:tc>
        <w:tc>
          <w:tcPr>
            <w:tcW w:w="446" w:type="pct"/>
            <w:gridSpan w:val="4"/>
            <w:vAlign w:val="center"/>
          </w:tcPr>
          <w:p w14:paraId="6662A91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1999</w:t>
            </w:r>
          </w:p>
        </w:tc>
        <w:tc>
          <w:tcPr>
            <w:tcW w:w="513" w:type="pct"/>
            <w:gridSpan w:val="3"/>
            <w:vAlign w:val="bottom"/>
          </w:tcPr>
          <w:p w14:paraId="71FCCEFC"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ሆለታ</w:t>
            </w:r>
          </w:p>
        </w:tc>
        <w:tc>
          <w:tcPr>
            <w:tcW w:w="488" w:type="pct"/>
            <w:gridSpan w:val="4"/>
            <w:vAlign w:val="center"/>
          </w:tcPr>
          <w:p w14:paraId="0A9D834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Mid-High</w:t>
            </w:r>
          </w:p>
        </w:tc>
        <w:tc>
          <w:tcPr>
            <w:tcW w:w="460" w:type="pct"/>
            <w:vAlign w:val="center"/>
          </w:tcPr>
          <w:p w14:paraId="57C1D34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300-700</w:t>
            </w:r>
          </w:p>
        </w:tc>
        <w:tc>
          <w:tcPr>
            <w:tcW w:w="396" w:type="pct"/>
            <w:vAlign w:val="center"/>
          </w:tcPr>
          <w:p w14:paraId="41D3CD4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124-140</w:t>
            </w:r>
          </w:p>
        </w:tc>
        <w:tc>
          <w:tcPr>
            <w:tcW w:w="506" w:type="pct"/>
            <w:gridSpan w:val="3"/>
            <w:vAlign w:val="center"/>
          </w:tcPr>
          <w:p w14:paraId="7577A96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White</w:t>
            </w:r>
          </w:p>
        </w:tc>
        <w:tc>
          <w:tcPr>
            <w:tcW w:w="431" w:type="pct"/>
            <w:gridSpan w:val="2"/>
            <w:vAlign w:val="center"/>
          </w:tcPr>
          <w:p w14:paraId="0AAB01F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2.1-3.4</w:t>
            </w:r>
          </w:p>
        </w:tc>
        <w:tc>
          <w:tcPr>
            <w:tcW w:w="435" w:type="pct"/>
            <w:vAlign w:val="center"/>
          </w:tcPr>
          <w:p w14:paraId="5D76BB3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1.8-2.5</w:t>
            </w:r>
          </w:p>
        </w:tc>
      </w:tr>
      <w:tr w:rsidR="00496375" w14:paraId="7E4DFAD2" w14:textId="77777777">
        <w:trPr>
          <w:trHeight w:val="290"/>
        </w:trPr>
        <w:tc>
          <w:tcPr>
            <w:tcW w:w="255" w:type="pct"/>
            <w:gridSpan w:val="3"/>
            <w:vAlign w:val="center"/>
          </w:tcPr>
          <w:p w14:paraId="0006256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28</w:t>
            </w:r>
          </w:p>
        </w:tc>
        <w:tc>
          <w:tcPr>
            <w:tcW w:w="1065" w:type="pct"/>
            <w:gridSpan w:val="2"/>
            <w:vAlign w:val="center"/>
          </w:tcPr>
          <w:p w14:paraId="06D4D7C1"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DZ -01-974 (ዱከም)</w:t>
            </w:r>
          </w:p>
        </w:tc>
        <w:tc>
          <w:tcPr>
            <w:tcW w:w="446" w:type="pct"/>
            <w:gridSpan w:val="4"/>
            <w:vAlign w:val="center"/>
          </w:tcPr>
          <w:p w14:paraId="2E65AE9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1995</w:t>
            </w:r>
          </w:p>
        </w:tc>
        <w:tc>
          <w:tcPr>
            <w:tcW w:w="513" w:type="pct"/>
            <w:gridSpan w:val="3"/>
            <w:vAlign w:val="bottom"/>
          </w:tcPr>
          <w:p w14:paraId="0DE826E1"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1E283A5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1400-2400</w:t>
            </w:r>
          </w:p>
        </w:tc>
        <w:tc>
          <w:tcPr>
            <w:tcW w:w="460" w:type="pct"/>
            <w:vAlign w:val="center"/>
          </w:tcPr>
          <w:p w14:paraId="0852E2B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150-700</w:t>
            </w:r>
          </w:p>
        </w:tc>
        <w:tc>
          <w:tcPr>
            <w:tcW w:w="396" w:type="pct"/>
            <w:vAlign w:val="center"/>
          </w:tcPr>
          <w:p w14:paraId="6ED0486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76-138</w:t>
            </w:r>
          </w:p>
        </w:tc>
        <w:tc>
          <w:tcPr>
            <w:tcW w:w="506" w:type="pct"/>
            <w:gridSpan w:val="3"/>
            <w:vAlign w:val="center"/>
          </w:tcPr>
          <w:p w14:paraId="477704B7"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431" w:type="pct"/>
            <w:gridSpan w:val="2"/>
            <w:vAlign w:val="center"/>
          </w:tcPr>
          <w:p w14:paraId="3BFCC43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24-34</w:t>
            </w:r>
          </w:p>
        </w:tc>
        <w:tc>
          <w:tcPr>
            <w:tcW w:w="435" w:type="pct"/>
            <w:vAlign w:val="center"/>
          </w:tcPr>
          <w:p w14:paraId="6B001C6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20-25</w:t>
            </w:r>
          </w:p>
        </w:tc>
      </w:tr>
      <w:tr w:rsidR="00496375" w14:paraId="24560EEB" w14:textId="77777777">
        <w:trPr>
          <w:trHeight w:val="290"/>
        </w:trPr>
        <w:tc>
          <w:tcPr>
            <w:tcW w:w="255" w:type="pct"/>
            <w:gridSpan w:val="3"/>
            <w:vAlign w:val="center"/>
          </w:tcPr>
          <w:p w14:paraId="109C4A0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29</w:t>
            </w:r>
          </w:p>
        </w:tc>
        <w:tc>
          <w:tcPr>
            <w:tcW w:w="1065" w:type="pct"/>
            <w:gridSpan w:val="2"/>
            <w:vAlign w:val="center"/>
          </w:tcPr>
          <w:p w14:paraId="56D1564C"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DZ-01-99 (አስጎሪ)</w:t>
            </w:r>
          </w:p>
        </w:tc>
        <w:tc>
          <w:tcPr>
            <w:tcW w:w="446" w:type="pct"/>
            <w:gridSpan w:val="4"/>
            <w:vAlign w:val="center"/>
          </w:tcPr>
          <w:p w14:paraId="37E8745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1970</w:t>
            </w:r>
          </w:p>
        </w:tc>
        <w:tc>
          <w:tcPr>
            <w:tcW w:w="513" w:type="pct"/>
            <w:gridSpan w:val="3"/>
            <w:vAlign w:val="bottom"/>
          </w:tcPr>
          <w:p w14:paraId="6BC3A8BC"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4C2D158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1500-2400</w:t>
            </w:r>
          </w:p>
        </w:tc>
        <w:tc>
          <w:tcPr>
            <w:tcW w:w="460" w:type="pct"/>
            <w:vAlign w:val="center"/>
          </w:tcPr>
          <w:p w14:paraId="78A0B9B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300-700</w:t>
            </w:r>
          </w:p>
        </w:tc>
        <w:tc>
          <w:tcPr>
            <w:tcW w:w="396" w:type="pct"/>
            <w:vAlign w:val="center"/>
          </w:tcPr>
          <w:p w14:paraId="4902304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80-130</w:t>
            </w:r>
          </w:p>
        </w:tc>
        <w:tc>
          <w:tcPr>
            <w:tcW w:w="506" w:type="pct"/>
            <w:gridSpan w:val="3"/>
            <w:vAlign w:val="center"/>
          </w:tcPr>
          <w:p w14:paraId="7402B249"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ቀይ</w:t>
            </w:r>
          </w:p>
        </w:tc>
        <w:tc>
          <w:tcPr>
            <w:tcW w:w="431" w:type="pct"/>
            <w:gridSpan w:val="2"/>
            <w:vAlign w:val="center"/>
          </w:tcPr>
          <w:p w14:paraId="267E97F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22-28</w:t>
            </w:r>
          </w:p>
        </w:tc>
        <w:tc>
          <w:tcPr>
            <w:tcW w:w="435" w:type="pct"/>
            <w:vAlign w:val="center"/>
          </w:tcPr>
          <w:p w14:paraId="619821D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17-22</w:t>
            </w:r>
          </w:p>
        </w:tc>
      </w:tr>
      <w:tr w:rsidR="00496375" w14:paraId="0C182D3A" w14:textId="77777777">
        <w:trPr>
          <w:trHeight w:val="290"/>
        </w:trPr>
        <w:tc>
          <w:tcPr>
            <w:tcW w:w="255" w:type="pct"/>
            <w:gridSpan w:val="3"/>
            <w:vAlign w:val="center"/>
          </w:tcPr>
          <w:p w14:paraId="1487057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30</w:t>
            </w:r>
          </w:p>
        </w:tc>
        <w:tc>
          <w:tcPr>
            <w:tcW w:w="1065" w:type="pct"/>
            <w:gridSpan w:val="2"/>
            <w:vAlign w:val="center"/>
          </w:tcPr>
          <w:p w14:paraId="1AEA8E7D"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 xml:space="preserve">DZ -01-196 (ማኛ) </w:t>
            </w:r>
          </w:p>
        </w:tc>
        <w:tc>
          <w:tcPr>
            <w:tcW w:w="446" w:type="pct"/>
            <w:gridSpan w:val="4"/>
            <w:vAlign w:val="center"/>
          </w:tcPr>
          <w:p w14:paraId="3369117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1970</w:t>
            </w:r>
          </w:p>
        </w:tc>
        <w:tc>
          <w:tcPr>
            <w:tcW w:w="513" w:type="pct"/>
            <w:gridSpan w:val="3"/>
            <w:vAlign w:val="bottom"/>
          </w:tcPr>
          <w:p w14:paraId="60D03469"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488" w:type="pct"/>
            <w:gridSpan w:val="4"/>
            <w:vAlign w:val="center"/>
          </w:tcPr>
          <w:p w14:paraId="2E7777B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1500-2400</w:t>
            </w:r>
          </w:p>
        </w:tc>
        <w:tc>
          <w:tcPr>
            <w:tcW w:w="460" w:type="pct"/>
            <w:vAlign w:val="center"/>
          </w:tcPr>
          <w:p w14:paraId="38394E1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200-700</w:t>
            </w:r>
          </w:p>
        </w:tc>
        <w:tc>
          <w:tcPr>
            <w:tcW w:w="396" w:type="pct"/>
            <w:vAlign w:val="center"/>
          </w:tcPr>
          <w:p w14:paraId="0975F70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80-113</w:t>
            </w:r>
          </w:p>
        </w:tc>
        <w:tc>
          <w:tcPr>
            <w:tcW w:w="506" w:type="pct"/>
            <w:gridSpan w:val="3"/>
            <w:vAlign w:val="center"/>
          </w:tcPr>
          <w:p w14:paraId="0D921771"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431" w:type="pct"/>
            <w:gridSpan w:val="2"/>
            <w:vAlign w:val="center"/>
          </w:tcPr>
          <w:p w14:paraId="389A0C5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18-22</w:t>
            </w:r>
          </w:p>
        </w:tc>
        <w:tc>
          <w:tcPr>
            <w:tcW w:w="435" w:type="pct"/>
            <w:vAlign w:val="center"/>
          </w:tcPr>
          <w:p w14:paraId="08D91C1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14-16</w:t>
            </w:r>
          </w:p>
        </w:tc>
      </w:tr>
      <w:tr w:rsidR="00496375" w14:paraId="07D42DFA" w14:textId="77777777">
        <w:trPr>
          <w:trHeight w:val="390"/>
        </w:trPr>
        <w:tc>
          <w:tcPr>
            <w:tcW w:w="5000" w:type="pct"/>
            <w:gridSpan w:val="24"/>
            <w:noWrap/>
            <w:vAlign w:val="center"/>
          </w:tcPr>
          <w:p w14:paraId="168BAF63" w14:textId="77777777" w:rsidR="00496375" w:rsidRDefault="00496375">
            <w:pPr>
              <w:spacing w:after="0" w:line="240" w:lineRule="auto"/>
              <w:rPr>
                <w:rFonts w:ascii="Power Geez Unicode1" w:eastAsia="Times New Roman" w:hAnsi="Power Geez Unicode1" w:cs="Calibri"/>
                <w:b/>
                <w:bCs/>
                <w:color w:val="000000"/>
                <w:sz w:val="24"/>
                <w:szCs w:val="24"/>
                <w:lang w:eastAsia="en-GB"/>
              </w:rPr>
            </w:pPr>
            <w:r>
              <w:rPr>
                <w:rFonts w:ascii="Power Geez Unicode1" w:eastAsia="Times New Roman" w:hAnsi="Power Geez Unicode1" w:cs="Calibri"/>
                <w:b/>
                <w:bCs/>
                <w:color w:val="000000"/>
                <w:sz w:val="24"/>
                <w:szCs w:val="24"/>
                <w:lang w:eastAsia="en-GB"/>
              </w:rPr>
              <w:t>ሠንጠረዥ 4ለ. በዝናብ አጠር አካባቢዎች በአሁኑ ወቅት በስፋት እየተመረቱ ያሉ የተሸሻሉ የጤፍ ዝርያዎች</w:t>
            </w:r>
          </w:p>
        </w:tc>
      </w:tr>
      <w:tr w:rsidR="00496375" w14:paraId="4FA16B18" w14:textId="77777777">
        <w:trPr>
          <w:trHeight w:val="290"/>
        </w:trPr>
        <w:tc>
          <w:tcPr>
            <w:tcW w:w="260" w:type="pct"/>
            <w:gridSpan w:val="4"/>
            <w:vAlign w:val="center"/>
          </w:tcPr>
          <w:p w14:paraId="71F48E7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w:t>
            </w:r>
          </w:p>
        </w:tc>
        <w:tc>
          <w:tcPr>
            <w:tcW w:w="1080" w:type="pct"/>
            <w:gridSpan w:val="3"/>
            <w:vAlign w:val="center"/>
          </w:tcPr>
          <w:p w14:paraId="4E0A190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DZ-Cr-498 RIL 37 (Boni)</w:t>
            </w:r>
          </w:p>
        </w:tc>
        <w:tc>
          <w:tcPr>
            <w:tcW w:w="397" w:type="pct"/>
            <w:vAlign w:val="center"/>
          </w:tcPr>
          <w:p w14:paraId="746E615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2021</w:t>
            </w:r>
          </w:p>
        </w:tc>
        <w:tc>
          <w:tcPr>
            <w:tcW w:w="497" w:type="pct"/>
            <w:gridSpan w:val="3"/>
            <w:vAlign w:val="center"/>
          </w:tcPr>
          <w:p w14:paraId="4998BA2B"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511" w:type="pct"/>
            <w:gridSpan w:val="4"/>
            <w:vAlign w:val="center"/>
          </w:tcPr>
          <w:p w14:paraId="032AD7C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1500-1900</w:t>
            </w:r>
          </w:p>
        </w:tc>
        <w:tc>
          <w:tcPr>
            <w:tcW w:w="482" w:type="pct"/>
            <w:gridSpan w:val="2"/>
            <w:vAlign w:val="center"/>
          </w:tcPr>
          <w:p w14:paraId="1DA4535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500-1000</w:t>
            </w:r>
          </w:p>
        </w:tc>
        <w:tc>
          <w:tcPr>
            <w:tcW w:w="396" w:type="pct"/>
            <w:vAlign w:val="center"/>
          </w:tcPr>
          <w:p w14:paraId="441F1CD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80-90</w:t>
            </w:r>
          </w:p>
        </w:tc>
        <w:tc>
          <w:tcPr>
            <w:tcW w:w="456" w:type="pct"/>
            <w:gridSpan w:val="2"/>
            <w:vAlign w:val="center"/>
          </w:tcPr>
          <w:p w14:paraId="78A2067F"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344" w:type="pct"/>
            <w:gridSpan w:val="2"/>
            <w:vAlign w:val="center"/>
          </w:tcPr>
          <w:p w14:paraId="7AE01E4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2.0-2.8</w:t>
            </w:r>
          </w:p>
        </w:tc>
        <w:tc>
          <w:tcPr>
            <w:tcW w:w="573" w:type="pct"/>
            <w:gridSpan w:val="2"/>
            <w:vAlign w:val="center"/>
          </w:tcPr>
          <w:p w14:paraId="02F6C2F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1.8-2.6</w:t>
            </w:r>
          </w:p>
        </w:tc>
      </w:tr>
      <w:tr w:rsidR="00496375" w14:paraId="689E9706" w14:textId="77777777">
        <w:trPr>
          <w:trHeight w:val="290"/>
        </w:trPr>
        <w:tc>
          <w:tcPr>
            <w:tcW w:w="260" w:type="pct"/>
            <w:gridSpan w:val="4"/>
            <w:vAlign w:val="center"/>
          </w:tcPr>
          <w:p w14:paraId="7E9665D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w:t>
            </w:r>
          </w:p>
        </w:tc>
        <w:tc>
          <w:tcPr>
            <w:tcW w:w="1080" w:type="pct"/>
            <w:gridSpan w:val="3"/>
            <w:vAlign w:val="center"/>
          </w:tcPr>
          <w:p w14:paraId="6ACEC09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DZ-Cr-453 RIL120B (Bora)</w:t>
            </w:r>
          </w:p>
        </w:tc>
        <w:tc>
          <w:tcPr>
            <w:tcW w:w="397" w:type="pct"/>
            <w:vAlign w:val="center"/>
          </w:tcPr>
          <w:p w14:paraId="18BEB9D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2019</w:t>
            </w:r>
          </w:p>
        </w:tc>
        <w:tc>
          <w:tcPr>
            <w:tcW w:w="497" w:type="pct"/>
            <w:gridSpan w:val="3"/>
            <w:vAlign w:val="center"/>
          </w:tcPr>
          <w:p w14:paraId="67EB6ED9"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511" w:type="pct"/>
            <w:gridSpan w:val="4"/>
            <w:vAlign w:val="center"/>
          </w:tcPr>
          <w:p w14:paraId="4E08789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1500-1750</w:t>
            </w:r>
          </w:p>
        </w:tc>
        <w:tc>
          <w:tcPr>
            <w:tcW w:w="482" w:type="pct"/>
            <w:gridSpan w:val="2"/>
            <w:vAlign w:val="center"/>
          </w:tcPr>
          <w:p w14:paraId="3605FE3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500-900</w:t>
            </w:r>
          </w:p>
        </w:tc>
        <w:tc>
          <w:tcPr>
            <w:tcW w:w="396" w:type="pct"/>
            <w:vAlign w:val="center"/>
          </w:tcPr>
          <w:p w14:paraId="1EF6258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74-85</w:t>
            </w:r>
          </w:p>
        </w:tc>
        <w:tc>
          <w:tcPr>
            <w:tcW w:w="456" w:type="pct"/>
            <w:gridSpan w:val="2"/>
            <w:vAlign w:val="center"/>
          </w:tcPr>
          <w:p w14:paraId="640B5415"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344" w:type="pct"/>
            <w:gridSpan w:val="2"/>
            <w:vAlign w:val="center"/>
          </w:tcPr>
          <w:p w14:paraId="21A59CD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2.0-2.8</w:t>
            </w:r>
          </w:p>
        </w:tc>
        <w:tc>
          <w:tcPr>
            <w:tcW w:w="573" w:type="pct"/>
            <w:gridSpan w:val="2"/>
            <w:vAlign w:val="center"/>
          </w:tcPr>
          <w:p w14:paraId="697FD86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1.8-2.4</w:t>
            </w:r>
          </w:p>
        </w:tc>
      </w:tr>
      <w:tr w:rsidR="00496375" w14:paraId="14B40636" w14:textId="77777777">
        <w:trPr>
          <w:trHeight w:val="290"/>
        </w:trPr>
        <w:tc>
          <w:tcPr>
            <w:tcW w:w="260" w:type="pct"/>
            <w:gridSpan w:val="4"/>
            <w:vAlign w:val="center"/>
          </w:tcPr>
          <w:p w14:paraId="2714C1A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3</w:t>
            </w:r>
          </w:p>
        </w:tc>
        <w:tc>
          <w:tcPr>
            <w:tcW w:w="1080" w:type="pct"/>
            <w:gridSpan w:val="3"/>
            <w:vAlign w:val="center"/>
          </w:tcPr>
          <w:p w14:paraId="62571DC1"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 Cr-428 (መና)</w:t>
            </w:r>
          </w:p>
        </w:tc>
        <w:tc>
          <w:tcPr>
            <w:tcW w:w="397" w:type="pct"/>
            <w:vAlign w:val="center"/>
          </w:tcPr>
          <w:p w14:paraId="431D646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2019</w:t>
            </w:r>
          </w:p>
        </w:tc>
        <w:tc>
          <w:tcPr>
            <w:tcW w:w="497" w:type="pct"/>
            <w:gridSpan w:val="3"/>
            <w:vAlign w:val="center"/>
          </w:tcPr>
          <w:p w14:paraId="59A0D35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ስሪንቃ</w:t>
            </w:r>
          </w:p>
        </w:tc>
        <w:tc>
          <w:tcPr>
            <w:tcW w:w="511" w:type="pct"/>
            <w:gridSpan w:val="4"/>
            <w:vAlign w:val="center"/>
          </w:tcPr>
          <w:p w14:paraId="09D7FB2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1400-1850</w:t>
            </w:r>
          </w:p>
        </w:tc>
        <w:tc>
          <w:tcPr>
            <w:tcW w:w="482" w:type="pct"/>
            <w:gridSpan w:val="2"/>
            <w:vAlign w:val="center"/>
          </w:tcPr>
          <w:p w14:paraId="3DCC005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600-1025</w:t>
            </w:r>
          </w:p>
        </w:tc>
        <w:tc>
          <w:tcPr>
            <w:tcW w:w="396" w:type="pct"/>
            <w:vAlign w:val="center"/>
          </w:tcPr>
          <w:p w14:paraId="56368B6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80-86</w:t>
            </w:r>
          </w:p>
        </w:tc>
        <w:tc>
          <w:tcPr>
            <w:tcW w:w="456" w:type="pct"/>
            <w:gridSpan w:val="2"/>
            <w:vAlign w:val="center"/>
          </w:tcPr>
          <w:p w14:paraId="058FFC24"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344" w:type="pct"/>
            <w:gridSpan w:val="2"/>
            <w:vAlign w:val="center"/>
          </w:tcPr>
          <w:p w14:paraId="7FC8AA3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24-30</w:t>
            </w:r>
          </w:p>
        </w:tc>
        <w:tc>
          <w:tcPr>
            <w:tcW w:w="573" w:type="pct"/>
            <w:gridSpan w:val="2"/>
            <w:vAlign w:val="center"/>
          </w:tcPr>
          <w:p w14:paraId="5038236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20-25</w:t>
            </w:r>
          </w:p>
        </w:tc>
      </w:tr>
      <w:tr w:rsidR="00496375" w14:paraId="3D1BE037" w14:textId="77777777">
        <w:trPr>
          <w:trHeight w:val="290"/>
        </w:trPr>
        <w:tc>
          <w:tcPr>
            <w:tcW w:w="260" w:type="pct"/>
            <w:gridSpan w:val="4"/>
            <w:vAlign w:val="center"/>
          </w:tcPr>
          <w:p w14:paraId="595EF18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4</w:t>
            </w:r>
          </w:p>
        </w:tc>
        <w:tc>
          <w:tcPr>
            <w:tcW w:w="1080" w:type="pct"/>
            <w:gridSpan w:val="3"/>
            <w:vAlign w:val="center"/>
          </w:tcPr>
          <w:p w14:paraId="2A648C74"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Acc. 214746A (ወረኪዩ)</w:t>
            </w:r>
          </w:p>
        </w:tc>
        <w:tc>
          <w:tcPr>
            <w:tcW w:w="397" w:type="pct"/>
            <w:vAlign w:val="center"/>
          </w:tcPr>
          <w:p w14:paraId="6E6D11C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2014</w:t>
            </w:r>
          </w:p>
        </w:tc>
        <w:tc>
          <w:tcPr>
            <w:tcW w:w="497" w:type="pct"/>
            <w:gridSpan w:val="3"/>
            <w:vAlign w:val="center"/>
          </w:tcPr>
          <w:p w14:paraId="694F3496"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ስሪንቃ</w:t>
            </w:r>
          </w:p>
        </w:tc>
        <w:tc>
          <w:tcPr>
            <w:tcW w:w="511" w:type="pct"/>
            <w:gridSpan w:val="4"/>
            <w:vAlign w:val="center"/>
          </w:tcPr>
          <w:p w14:paraId="1EA15B1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1450-1850</w:t>
            </w:r>
          </w:p>
        </w:tc>
        <w:tc>
          <w:tcPr>
            <w:tcW w:w="482" w:type="pct"/>
            <w:gridSpan w:val="2"/>
            <w:vAlign w:val="center"/>
          </w:tcPr>
          <w:p w14:paraId="2F30AA8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Cambria" w:eastAsia="Times New Roman" w:hAnsi="Cambria" w:cs="Cambria"/>
                <w:color w:val="000000"/>
                <w:sz w:val="20"/>
                <w:szCs w:val="20"/>
                <w:lang w:eastAsia="en-GB"/>
              </w:rPr>
              <w:t> </w:t>
            </w:r>
          </w:p>
        </w:tc>
        <w:tc>
          <w:tcPr>
            <w:tcW w:w="396" w:type="pct"/>
            <w:vAlign w:val="center"/>
          </w:tcPr>
          <w:p w14:paraId="790B75E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85</w:t>
            </w:r>
          </w:p>
        </w:tc>
        <w:tc>
          <w:tcPr>
            <w:tcW w:w="456" w:type="pct"/>
            <w:gridSpan w:val="2"/>
            <w:vAlign w:val="center"/>
          </w:tcPr>
          <w:p w14:paraId="47B61B5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344" w:type="pct"/>
            <w:gridSpan w:val="2"/>
            <w:vAlign w:val="center"/>
          </w:tcPr>
          <w:p w14:paraId="3043DA4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2.0-2.7</w:t>
            </w:r>
          </w:p>
        </w:tc>
        <w:tc>
          <w:tcPr>
            <w:tcW w:w="573" w:type="pct"/>
            <w:gridSpan w:val="2"/>
            <w:vAlign w:val="center"/>
          </w:tcPr>
          <w:p w14:paraId="361ACC4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1.8-2.2</w:t>
            </w:r>
          </w:p>
        </w:tc>
      </w:tr>
      <w:tr w:rsidR="00496375" w14:paraId="4BBC0CBD" w14:textId="77777777">
        <w:trPr>
          <w:trHeight w:val="290"/>
        </w:trPr>
        <w:tc>
          <w:tcPr>
            <w:tcW w:w="260" w:type="pct"/>
            <w:gridSpan w:val="4"/>
            <w:vAlign w:val="center"/>
          </w:tcPr>
          <w:p w14:paraId="717573B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5</w:t>
            </w:r>
          </w:p>
        </w:tc>
        <w:tc>
          <w:tcPr>
            <w:tcW w:w="1080" w:type="pct"/>
            <w:gridSpan w:val="3"/>
            <w:vAlign w:val="center"/>
          </w:tcPr>
          <w:p w14:paraId="41E46C13"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DZ -Cr-409 Sel. 50d (ቦሰት)</w:t>
            </w:r>
          </w:p>
        </w:tc>
        <w:tc>
          <w:tcPr>
            <w:tcW w:w="397" w:type="pct"/>
            <w:vAlign w:val="center"/>
          </w:tcPr>
          <w:p w14:paraId="7312EAD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2012</w:t>
            </w:r>
          </w:p>
        </w:tc>
        <w:tc>
          <w:tcPr>
            <w:tcW w:w="497" w:type="pct"/>
            <w:gridSpan w:val="3"/>
            <w:vAlign w:val="center"/>
          </w:tcPr>
          <w:p w14:paraId="37C8476C"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511" w:type="pct"/>
            <w:gridSpan w:val="4"/>
            <w:vAlign w:val="center"/>
          </w:tcPr>
          <w:p w14:paraId="1968C3E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1500-1750</w:t>
            </w:r>
          </w:p>
        </w:tc>
        <w:tc>
          <w:tcPr>
            <w:tcW w:w="482" w:type="pct"/>
            <w:gridSpan w:val="2"/>
            <w:vAlign w:val="center"/>
          </w:tcPr>
          <w:p w14:paraId="632FCA8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500-900</w:t>
            </w:r>
          </w:p>
        </w:tc>
        <w:tc>
          <w:tcPr>
            <w:tcW w:w="396" w:type="pct"/>
            <w:vAlign w:val="center"/>
          </w:tcPr>
          <w:p w14:paraId="3B78BE6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75-86</w:t>
            </w:r>
          </w:p>
        </w:tc>
        <w:tc>
          <w:tcPr>
            <w:tcW w:w="456" w:type="pct"/>
            <w:gridSpan w:val="2"/>
            <w:vAlign w:val="center"/>
          </w:tcPr>
          <w:p w14:paraId="222D8C2D"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344" w:type="pct"/>
            <w:gridSpan w:val="2"/>
            <w:vAlign w:val="center"/>
          </w:tcPr>
          <w:p w14:paraId="48675F8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1.9-2.8</w:t>
            </w:r>
          </w:p>
        </w:tc>
        <w:tc>
          <w:tcPr>
            <w:tcW w:w="573" w:type="pct"/>
            <w:gridSpan w:val="2"/>
            <w:vAlign w:val="center"/>
          </w:tcPr>
          <w:p w14:paraId="40C7CAC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1.8-2.2</w:t>
            </w:r>
          </w:p>
        </w:tc>
      </w:tr>
      <w:tr w:rsidR="00496375" w14:paraId="225DE080" w14:textId="77777777">
        <w:trPr>
          <w:trHeight w:val="326"/>
        </w:trPr>
        <w:tc>
          <w:tcPr>
            <w:tcW w:w="260" w:type="pct"/>
            <w:gridSpan w:val="4"/>
            <w:vAlign w:val="center"/>
          </w:tcPr>
          <w:p w14:paraId="0841889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6</w:t>
            </w:r>
          </w:p>
        </w:tc>
        <w:tc>
          <w:tcPr>
            <w:tcW w:w="1080" w:type="pct"/>
            <w:gridSpan w:val="3"/>
            <w:vAlign w:val="center"/>
          </w:tcPr>
          <w:p w14:paraId="5521480B"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18"/>
                <w:szCs w:val="18"/>
                <w:lang w:val="am-ET" w:eastAsia="en-GB"/>
              </w:rPr>
              <w:t>DZ-Cr-285 (RIL 295) (ስማዳ)</w:t>
            </w:r>
          </w:p>
        </w:tc>
        <w:tc>
          <w:tcPr>
            <w:tcW w:w="397" w:type="pct"/>
            <w:vAlign w:val="center"/>
          </w:tcPr>
          <w:p w14:paraId="78D5A34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2009</w:t>
            </w:r>
          </w:p>
        </w:tc>
        <w:tc>
          <w:tcPr>
            <w:tcW w:w="497" w:type="pct"/>
            <w:gridSpan w:val="3"/>
            <w:vAlign w:val="center"/>
          </w:tcPr>
          <w:p w14:paraId="36E5364E"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511" w:type="pct"/>
            <w:gridSpan w:val="4"/>
            <w:vAlign w:val="center"/>
          </w:tcPr>
          <w:p w14:paraId="126116A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1500- 1900</w:t>
            </w:r>
          </w:p>
        </w:tc>
        <w:tc>
          <w:tcPr>
            <w:tcW w:w="482" w:type="pct"/>
            <w:gridSpan w:val="2"/>
            <w:vAlign w:val="center"/>
          </w:tcPr>
          <w:p w14:paraId="31AE764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300-700</w:t>
            </w:r>
          </w:p>
        </w:tc>
        <w:tc>
          <w:tcPr>
            <w:tcW w:w="396" w:type="pct"/>
            <w:vAlign w:val="center"/>
          </w:tcPr>
          <w:p w14:paraId="0CFC86C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88</w:t>
            </w:r>
          </w:p>
        </w:tc>
        <w:tc>
          <w:tcPr>
            <w:tcW w:w="456" w:type="pct"/>
            <w:gridSpan w:val="2"/>
            <w:vAlign w:val="center"/>
          </w:tcPr>
          <w:p w14:paraId="4ECBDD0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344" w:type="pct"/>
            <w:gridSpan w:val="2"/>
            <w:vAlign w:val="center"/>
          </w:tcPr>
          <w:p w14:paraId="7DEB5A1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2.0-2.8</w:t>
            </w:r>
          </w:p>
        </w:tc>
        <w:tc>
          <w:tcPr>
            <w:tcW w:w="573" w:type="pct"/>
            <w:gridSpan w:val="2"/>
            <w:vAlign w:val="center"/>
          </w:tcPr>
          <w:p w14:paraId="48EC0A8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1.6-2.4</w:t>
            </w:r>
          </w:p>
        </w:tc>
      </w:tr>
      <w:tr w:rsidR="00496375" w14:paraId="1B01585D" w14:textId="77777777">
        <w:trPr>
          <w:trHeight w:val="290"/>
        </w:trPr>
        <w:tc>
          <w:tcPr>
            <w:tcW w:w="260" w:type="pct"/>
            <w:gridSpan w:val="4"/>
            <w:vAlign w:val="center"/>
          </w:tcPr>
          <w:p w14:paraId="067A4C1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w:t>
            </w:r>
          </w:p>
        </w:tc>
        <w:tc>
          <w:tcPr>
            <w:tcW w:w="1080" w:type="pct"/>
            <w:gridSpan w:val="3"/>
            <w:vAlign w:val="center"/>
          </w:tcPr>
          <w:p w14:paraId="1CC5F409"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DZ-Cr-387 RIL273 (Lakech)</w:t>
            </w:r>
          </w:p>
        </w:tc>
        <w:tc>
          <w:tcPr>
            <w:tcW w:w="397" w:type="pct"/>
            <w:vAlign w:val="center"/>
          </w:tcPr>
          <w:p w14:paraId="712FC36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2009</w:t>
            </w:r>
          </w:p>
        </w:tc>
        <w:tc>
          <w:tcPr>
            <w:tcW w:w="497" w:type="pct"/>
            <w:gridSpan w:val="3"/>
            <w:vAlign w:val="center"/>
          </w:tcPr>
          <w:p w14:paraId="506820DB"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ስሪንቃ</w:t>
            </w:r>
          </w:p>
        </w:tc>
        <w:tc>
          <w:tcPr>
            <w:tcW w:w="511" w:type="pct"/>
            <w:gridSpan w:val="4"/>
            <w:vAlign w:val="center"/>
          </w:tcPr>
          <w:p w14:paraId="45C154B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Cambria" w:eastAsia="Times New Roman" w:hAnsi="Cambria" w:cs="Cambria"/>
                <w:color w:val="000000"/>
                <w:sz w:val="20"/>
                <w:szCs w:val="20"/>
                <w:lang w:eastAsia="en-GB"/>
              </w:rPr>
              <w:t> </w:t>
            </w:r>
          </w:p>
        </w:tc>
        <w:tc>
          <w:tcPr>
            <w:tcW w:w="482" w:type="pct"/>
            <w:gridSpan w:val="2"/>
            <w:vAlign w:val="center"/>
          </w:tcPr>
          <w:p w14:paraId="24DAC9B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Cambria" w:eastAsia="Times New Roman" w:hAnsi="Cambria" w:cs="Cambria"/>
                <w:color w:val="000000"/>
                <w:sz w:val="20"/>
                <w:szCs w:val="20"/>
                <w:lang w:eastAsia="en-GB"/>
              </w:rPr>
              <w:t> </w:t>
            </w:r>
          </w:p>
        </w:tc>
        <w:tc>
          <w:tcPr>
            <w:tcW w:w="396" w:type="pct"/>
            <w:vAlign w:val="center"/>
          </w:tcPr>
          <w:p w14:paraId="7878586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74-85</w:t>
            </w:r>
          </w:p>
        </w:tc>
        <w:tc>
          <w:tcPr>
            <w:tcW w:w="456" w:type="pct"/>
            <w:gridSpan w:val="2"/>
            <w:vAlign w:val="center"/>
          </w:tcPr>
          <w:p w14:paraId="3BE43DBC"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በጣም ነጭ</w:t>
            </w:r>
          </w:p>
        </w:tc>
        <w:tc>
          <w:tcPr>
            <w:tcW w:w="344" w:type="pct"/>
            <w:gridSpan w:val="2"/>
            <w:vAlign w:val="center"/>
          </w:tcPr>
          <w:p w14:paraId="3E2138B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2.2-2.7</w:t>
            </w:r>
          </w:p>
        </w:tc>
        <w:tc>
          <w:tcPr>
            <w:tcW w:w="573" w:type="pct"/>
            <w:gridSpan w:val="2"/>
            <w:vAlign w:val="center"/>
          </w:tcPr>
          <w:p w14:paraId="1B8A12D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1.7-2.4</w:t>
            </w:r>
          </w:p>
        </w:tc>
      </w:tr>
      <w:tr w:rsidR="00496375" w14:paraId="11202F28" w14:textId="77777777">
        <w:trPr>
          <w:trHeight w:val="290"/>
        </w:trPr>
        <w:tc>
          <w:tcPr>
            <w:tcW w:w="260" w:type="pct"/>
            <w:gridSpan w:val="4"/>
            <w:vAlign w:val="center"/>
          </w:tcPr>
          <w:p w14:paraId="1DA7993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w:t>
            </w:r>
          </w:p>
        </w:tc>
        <w:tc>
          <w:tcPr>
            <w:tcW w:w="1080" w:type="pct"/>
            <w:gridSpan w:val="3"/>
            <w:vAlign w:val="center"/>
          </w:tcPr>
          <w:p w14:paraId="41AE8E81"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18"/>
                <w:szCs w:val="18"/>
                <w:lang w:val="am-ET" w:eastAsia="en-GB"/>
              </w:rPr>
              <w:t>DZ -Cr-387 RIL 127 (ገመቺስ)</w:t>
            </w:r>
          </w:p>
        </w:tc>
        <w:tc>
          <w:tcPr>
            <w:tcW w:w="397" w:type="pct"/>
            <w:vAlign w:val="center"/>
          </w:tcPr>
          <w:p w14:paraId="609DC06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2007</w:t>
            </w:r>
          </w:p>
        </w:tc>
        <w:tc>
          <w:tcPr>
            <w:tcW w:w="497" w:type="pct"/>
            <w:gridSpan w:val="3"/>
            <w:vAlign w:val="center"/>
          </w:tcPr>
          <w:p w14:paraId="1EEC2670"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መልካሳ</w:t>
            </w:r>
          </w:p>
        </w:tc>
        <w:tc>
          <w:tcPr>
            <w:tcW w:w="511" w:type="pct"/>
            <w:gridSpan w:val="4"/>
            <w:vAlign w:val="center"/>
          </w:tcPr>
          <w:p w14:paraId="648B4E6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1450-1695</w:t>
            </w:r>
          </w:p>
        </w:tc>
        <w:tc>
          <w:tcPr>
            <w:tcW w:w="482" w:type="pct"/>
            <w:gridSpan w:val="2"/>
            <w:vAlign w:val="center"/>
          </w:tcPr>
          <w:p w14:paraId="4F4CD78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690-965</w:t>
            </w:r>
          </w:p>
        </w:tc>
        <w:tc>
          <w:tcPr>
            <w:tcW w:w="396" w:type="pct"/>
            <w:vAlign w:val="center"/>
          </w:tcPr>
          <w:p w14:paraId="51F65D9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62-83</w:t>
            </w:r>
          </w:p>
        </w:tc>
        <w:tc>
          <w:tcPr>
            <w:tcW w:w="456" w:type="pct"/>
            <w:gridSpan w:val="2"/>
            <w:vAlign w:val="center"/>
          </w:tcPr>
          <w:p w14:paraId="737259FA"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344" w:type="pct"/>
            <w:gridSpan w:val="2"/>
            <w:vAlign w:val="center"/>
          </w:tcPr>
          <w:p w14:paraId="04F2B50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1.7-2.6</w:t>
            </w:r>
          </w:p>
        </w:tc>
        <w:tc>
          <w:tcPr>
            <w:tcW w:w="573" w:type="pct"/>
            <w:gridSpan w:val="2"/>
            <w:vAlign w:val="center"/>
          </w:tcPr>
          <w:p w14:paraId="6E175B8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1.5-2.2</w:t>
            </w:r>
          </w:p>
        </w:tc>
      </w:tr>
      <w:tr w:rsidR="00496375" w14:paraId="5D5192CD" w14:textId="77777777">
        <w:trPr>
          <w:trHeight w:val="283"/>
        </w:trPr>
        <w:tc>
          <w:tcPr>
            <w:tcW w:w="260" w:type="pct"/>
            <w:gridSpan w:val="4"/>
            <w:vAlign w:val="center"/>
          </w:tcPr>
          <w:p w14:paraId="1ABDB99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9</w:t>
            </w:r>
          </w:p>
        </w:tc>
        <w:tc>
          <w:tcPr>
            <w:tcW w:w="1080" w:type="pct"/>
            <w:gridSpan w:val="3"/>
            <w:vAlign w:val="center"/>
          </w:tcPr>
          <w:p w14:paraId="7B86C30D"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DZ-01-1821 (ዞቤል)</w:t>
            </w:r>
          </w:p>
        </w:tc>
        <w:tc>
          <w:tcPr>
            <w:tcW w:w="397" w:type="pct"/>
            <w:vAlign w:val="center"/>
          </w:tcPr>
          <w:p w14:paraId="7BF5D60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2005</w:t>
            </w:r>
          </w:p>
        </w:tc>
        <w:tc>
          <w:tcPr>
            <w:tcW w:w="497" w:type="pct"/>
            <w:gridSpan w:val="3"/>
            <w:vAlign w:val="center"/>
          </w:tcPr>
          <w:p w14:paraId="212205E5"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ስሪንቃ</w:t>
            </w:r>
          </w:p>
        </w:tc>
        <w:tc>
          <w:tcPr>
            <w:tcW w:w="511" w:type="pct"/>
            <w:gridSpan w:val="4"/>
            <w:vAlign w:val="center"/>
          </w:tcPr>
          <w:p w14:paraId="3148F331"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Cambria" w:eastAsia="Times New Roman" w:hAnsi="Cambria" w:cs="Cambria"/>
                <w:color w:val="000000"/>
                <w:sz w:val="20"/>
                <w:szCs w:val="20"/>
                <w:lang w:eastAsia="en-GB"/>
              </w:rPr>
              <w:t> </w:t>
            </w:r>
          </w:p>
        </w:tc>
        <w:tc>
          <w:tcPr>
            <w:tcW w:w="482" w:type="pct"/>
            <w:gridSpan w:val="2"/>
            <w:vAlign w:val="center"/>
          </w:tcPr>
          <w:p w14:paraId="56A65FD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Cambria" w:eastAsia="Times New Roman" w:hAnsi="Cambria" w:cs="Cambria"/>
                <w:color w:val="000000"/>
                <w:sz w:val="20"/>
                <w:szCs w:val="20"/>
                <w:lang w:eastAsia="en-GB"/>
              </w:rPr>
              <w:t> </w:t>
            </w:r>
          </w:p>
        </w:tc>
        <w:tc>
          <w:tcPr>
            <w:tcW w:w="396" w:type="pct"/>
            <w:vAlign w:val="center"/>
          </w:tcPr>
          <w:p w14:paraId="47B7880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78-85</w:t>
            </w:r>
          </w:p>
        </w:tc>
        <w:tc>
          <w:tcPr>
            <w:tcW w:w="456" w:type="pct"/>
            <w:gridSpan w:val="2"/>
            <w:vAlign w:val="center"/>
          </w:tcPr>
          <w:p w14:paraId="66EB6FD4"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ነጭ</w:t>
            </w:r>
          </w:p>
        </w:tc>
        <w:tc>
          <w:tcPr>
            <w:tcW w:w="344" w:type="pct"/>
            <w:gridSpan w:val="2"/>
            <w:vAlign w:val="center"/>
          </w:tcPr>
          <w:p w14:paraId="712E03A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2.0-2.5</w:t>
            </w:r>
          </w:p>
        </w:tc>
        <w:tc>
          <w:tcPr>
            <w:tcW w:w="573" w:type="pct"/>
            <w:gridSpan w:val="2"/>
            <w:vAlign w:val="center"/>
          </w:tcPr>
          <w:p w14:paraId="0D50517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1.5-2.1</w:t>
            </w:r>
          </w:p>
        </w:tc>
      </w:tr>
      <w:tr w:rsidR="00496375" w14:paraId="119EEA76" w14:textId="77777777">
        <w:trPr>
          <w:trHeight w:val="290"/>
        </w:trPr>
        <w:tc>
          <w:tcPr>
            <w:tcW w:w="260" w:type="pct"/>
            <w:gridSpan w:val="4"/>
            <w:vAlign w:val="center"/>
          </w:tcPr>
          <w:p w14:paraId="1D799D23"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10</w:t>
            </w:r>
          </w:p>
        </w:tc>
        <w:tc>
          <w:tcPr>
            <w:tcW w:w="1080" w:type="pct"/>
            <w:gridSpan w:val="3"/>
            <w:vAlign w:val="center"/>
          </w:tcPr>
          <w:p w14:paraId="5D8E194F"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DZ -Cr-37 (ፀደይ)</w:t>
            </w:r>
          </w:p>
        </w:tc>
        <w:tc>
          <w:tcPr>
            <w:tcW w:w="397" w:type="pct"/>
            <w:vAlign w:val="center"/>
          </w:tcPr>
          <w:p w14:paraId="2F6DE47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1984</w:t>
            </w:r>
          </w:p>
        </w:tc>
        <w:tc>
          <w:tcPr>
            <w:tcW w:w="497" w:type="pct"/>
            <w:gridSpan w:val="3"/>
            <w:vAlign w:val="center"/>
          </w:tcPr>
          <w:p w14:paraId="25E33B65"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511" w:type="pct"/>
            <w:gridSpan w:val="4"/>
            <w:vAlign w:val="center"/>
          </w:tcPr>
          <w:p w14:paraId="196A5D1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1500-2200</w:t>
            </w:r>
          </w:p>
        </w:tc>
        <w:tc>
          <w:tcPr>
            <w:tcW w:w="482" w:type="pct"/>
            <w:gridSpan w:val="2"/>
            <w:vAlign w:val="center"/>
          </w:tcPr>
          <w:p w14:paraId="20814B0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150-200</w:t>
            </w:r>
          </w:p>
        </w:tc>
        <w:tc>
          <w:tcPr>
            <w:tcW w:w="396" w:type="pct"/>
            <w:vAlign w:val="center"/>
          </w:tcPr>
          <w:p w14:paraId="1B288DC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82-90</w:t>
            </w:r>
          </w:p>
        </w:tc>
        <w:tc>
          <w:tcPr>
            <w:tcW w:w="456" w:type="pct"/>
            <w:gridSpan w:val="2"/>
            <w:vAlign w:val="center"/>
          </w:tcPr>
          <w:p w14:paraId="7DD31E1E"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344" w:type="pct"/>
            <w:gridSpan w:val="2"/>
            <w:vAlign w:val="center"/>
          </w:tcPr>
          <w:p w14:paraId="2737728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18-28</w:t>
            </w:r>
          </w:p>
        </w:tc>
        <w:tc>
          <w:tcPr>
            <w:tcW w:w="573" w:type="pct"/>
            <w:gridSpan w:val="2"/>
            <w:vAlign w:val="center"/>
          </w:tcPr>
          <w:p w14:paraId="1530F11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14-19</w:t>
            </w:r>
          </w:p>
        </w:tc>
      </w:tr>
      <w:tr w:rsidR="00496375" w14:paraId="378A8662" w14:textId="77777777">
        <w:trPr>
          <w:trHeight w:val="390"/>
        </w:trPr>
        <w:tc>
          <w:tcPr>
            <w:tcW w:w="5000" w:type="pct"/>
            <w:gridSpan w:val="24"/>
            <w:noWrap/>
            <w:vAlign w:val="center"/>
          </w:tcPr>
          <w:p w14:paraId="18956D30" w14:textId="77777777" w:rsidR="00496375" w:rsidRDefault="00496375">
            <w:pPr>
              <w:spacing w:after="0" w:line="240" w:lineRule="auto"/>
              <w:rPr>
                <w:rFonts w:ascii="Power Geez Unicode1" w:eastAsia="Times New Roman" w:hAnsi="Power Geez Unicode1" w:cs="Calibri"/>
                <w:b/>
                <w:bCs/>
                <w:color w:val="000000"/>
                <w:sz w:val="20"/>
                <w:szCs w:val="20"/>
                <w:lang w:eastAsia="en-GB"/>
              </w:rPr>
            </w:pPr>
            <w:r>
              <w:rPr>
                <w:rFonts w:ascii="Power Geez Unicode1" w:eastAsia="Times New Roman" w:hAnsi="Power Geez Unicode1" w:cs="Calibri"/>
                <w:b/>
                <w:bCs/>
                <w:color w:val="000000"/>
                <w:sz w:val="24"/>
                <w:szCs w:val="24"/>
                <w:lang w:val="am-ET" w:eastAsia="en-GB"/>
              </w:rPr>
              <w:t>ሠንጠረዥ 4ሐ. በብርዳማና ደጋማ አካባቢዎች በአሁኑ ወቅት በስፋት እየተመረቱ ያሉ የተሸሻሉ የጤፍ ዝርያዎች</w:t>
            </w:r>
          </w:p>
        </w:tc>
      </w:tr>
      <w:tr w:rsidR="00496375" w14:paraId="79BB97C2" w14:textId="77777777">
        <w:trPr>
          <w:trHeight w:val="290"/>
        </w:trPr>
        <w:tc>
          <w:tcPr>
            <w:tcW w:w="208" w:type="pct"/>
            <w:noWrap/>
            <w:vAlign w:val="bottom"/>
          </w:tcPr>
          <w:p w14:paraId="58521D11" w14:textId="77777777" w:rsidR="00496375" w:rsidRDefault="00496375">
            <w:pPr>
              <w:spacing w:after="0" w:line="240" w:lineRule="auto"/>
              <w:jc w:val="right"/>
              <w:rPr>
                <w:rFonts w:ascii="Power Geez Unicode1" w:eastAsia="Times New Roman" w:hAnsi="Power Geez Unicode1" w:cs="Calibri"/>
                <w:color w:val="000000"/>
                <w:lang w:eastAsia="en-GB"/>
              </w:rPr>
            </w:pPr>
            <w:r>
              <w:rPr>
                <w:rFonts w:ascii="Power Geez Unicode1" w:eastAsia="Times New Roman" w:hAnsi="Power Geez Unicode1" w:cs="Calibri"/>
                <w:color w:val="000000"/>
                <w:lang w:eastAsia="en-GB"/>
              </w:rPr>
              <w:t>1</w:t>
            </w:r>
          </w:p>
        </w:tc>
        <w:tc>
          <w:tcPr>
            <w:tcW w:w="1124" w:type="pct"/>
            <w:gridSpan w:val="5"/>
            <w:vAlign w:val="center"/>
          </w:tcPr>
          <w:p w14:paraId="6131E93E"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DZ-01-899 (ጊምቢቹ)</w:t>
            </w:r>
          </w:p>
        </w:tc>
        <w:tc>
          <w:tcPr>
            <w:tcW w:w="405" w:type="pct"/>
            <w:gridSpan w:val="2"/>
            <w:vAlign w:val="center"/>
          </w:tcPr>
          <w:p w14:paraId="52CDE81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2005</w:t>
            </w:r>
          </w:p>
        </w:tc>
        <w:tc>
          <w:tcPr>
            <w:tcW w:w="493" w:type="pct"/>
            <w:gridSpan w:val="2"/>
            <w:vAlign w:val="center"/>
          </w:tcPr>
          <w:p w14:paraId="404D516F"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511" w:type="pct"/>
            <w:gridSpan w:val="4"/>
            <w:vAlign w:val="center"/>
          </w:tcPr>
          <w:p w14:paraId="7139E71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2000-2500</w:t>
            </w:r>
          </w:p>
        </w:tc>
        <w:tc>
          <w:tcPr>
            <w:tcW w:w="487" w:type="pct"/>
            <w:gridSpan w:val="3"/>
            <w:vAlign w:val="center"/>
          </w:tcPr>
          <w:p w14:paraId="5562458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1000-1200</w:t>
            </w:r>
          </w:p>
        </w:tc>
        <w:tc>
          <w:tcPr>
            <w:tcW w:w="396" w:type="pct"/>
            <w:vAlign w:val="center"/>
          </w:tcPr>
          <w:p w14:paraId="36130C1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118-137</w:t>
            </w:r>
          </w:p>
        </w:tc>
        <w:tc>
          <w:tcPr>
            <w:tcW w:w="456" w:type="pct"/>
            <w:gridSpan w:val="2"/>
            <w:vAlign w:val="center"/>
          </w:tcPr>
          <w:p w14:paraId="13C2937D"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343" w:type="pct"/>
            <w:gridSpan w:val="2"/>
            <w:vAlign w:val="center"/>
          </w:tcPr>
          <w:p w14:paraId="2AA0D57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18</w:t>
            </w:r>
          </w:p>
        </w:tc>
        <w:tc>
          <w:tcPr>
            <w:tcW w:w="574" w:type="pct"/>
            <w:gridSpan w:val="2"/>
            <w:vAlign w:val="center"/>
          </w:tcPr>
          <w:p w14:paraId="7728F7E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16</w:t>
            </w:r>
          </w:p>
        </w:tc>
      </w:tr>
      <w:tr w:rsidR="00496375" w14:paraId="3FE51E78" w14:textId="77777777">
        <w:trPr>
          <w:trHeight w:val="290"/>
        </w:trPr>
        <w:tc>
          <w:tcPr>
            <w:tcW w:w="208" w:type="pct"/>
            <w:noWrap/>
            <w:vAlign w:val="bottom"/>
          </w:tcPr>
          <w:p w14:paraId="2CB9DFE5" w14:textId="77777777" w:rsidR="00496375" w:rsidRDefault="00496375">
            <w:pPr>
              <w:spacing w:after="0" w:line="240" w:lineRule="auto"/>
              <w:jc w:val="right"/>
              <w:rPr>
                <w:rFonts w:ascii="Power Geez Unicode1" w:eastAsia="Times New Roman" w:hAnsi="Power Geez Unicode1" w:cs="Calibri"/>
                <w:color w:val="000000"/>
                <w:lang w:eastAsia="en-GB"/>
              </w:rPr>
            </w:pPr>
            <w:r>
              <w:rPr>
                <w:rFonts w:ascii="Power Geez Unicode1" w:eastAsia="Times New Roman" w:hAnsi="Power Geez Unicode1" w:cs="Calibri"/>
                <w:color w:val="000000"/>
                <w:lang w:eastAsia="en-GB"/>
              </w:rPr>
              <w:t>2</w:t>
            </w:r>
          </w:p>
        </w:tc>
        <w:tc>
          <w:tcPr>
            <w:tcW w:w="1124" w:type="pct"/>
            <w:gridSpan w:val="5"/>
            <w:vAlign w:val="center"/>
          </w:tcPr>
          <w:p w14:paraId="71CF15C0"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DZ-01-2675 (ደጋ ጤፍ)</w:t>
            </w:r>
          </w:p>
        </w:tc>
        <w:tc>
          <w:tcPr>
            <w:tcW w:w="405" w:type="pct"/>
            <w:gridSpan w:val="2"/>
            <w:vAlign w:val="center"/>
          </w:tcPr>
          <w:p w14:paraId="3082647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2005</w:t>
            </w:r>
          </w:p>
        </w:tc>
        <w:tc>
          <w:tcPr>
            <w:tcW w:w="493" w:type="pct"/>
            <w:gridSpan w:val="2"/>
            <w:vAlign w:val="center"/>
          </w:tcPr>
          <w:p w14:paraId="155594B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ደብረ ዘይት</w:t>
            </w:r>
          </w:p>
        </w:tc>
        <w:tc>
          <w:tcPr>
            <w:tcW w:w="511" w:type="pct"/>
            <w:gridSpan w:val="4"/>
            <w:vAlign w:val="center"/>
          </w:tcPr>
          <w:p w14:paraId="0F379FCE"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1800-2500</w:t>
            </w:r>
          </w:p>
        </w:tc>
        <w:tc>
          <w:tcPr>
            <w:tcW w:w="487" w:type="pct"/>
            <w:gridSpan w:val="3"/>
            <w:vAlign w:val="center"/>
          </w:tcPr>
          <w:p w14:paraId="63FA5B7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997-1200</w:t>
            </w:r>
          </w:p>
        </w:tc>
        <w:tc>
          <w:tcPr>
            <w:tcW w:w="396" w:type="pct"/>
            <w:vAlign w:val="center"/>
          </w:tcPr>
          <w:p w14:paraId="16936522"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112-123</w:t>
            </w:r>
          </w:p>
        </w:tc>
        <w:tc>
          <w:tcPr>
            <w:tcW w:w="456" w:type="pct"/>
            <w:gridSpan w:val="2"/>
            <w:vAlign w:val="center"/>
          </w:tcPr>
          <w:p w14:paraId="2F9B83B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343" w:type="pct"/>
            <w:gridSpan w:val="2"/>
            <w:vAlign w:val="center"/>
          </w:tcPr>
          <w:p w14:paraId="7C1916C9"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18-28</w:t>
            </w:r>
          </w:p>
        </w:tc>
        <w:tc>
          <w:tcPr>
            <w:tcW w:w="574" w:type="pct"/>
            <w:gridSpan w:val="2"/>
            <w:vAlign w:val="center"/>
          </w:tcPr>
          <w:p w14:paraId="698C2144"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16-20</w:t>
            </w:r>
          </w:p>
        </w:tc>
      </w:tr>
      <w:tr w:rsidR="00496375" w14:paraId="3F18AA8E"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290"/>
        </w:trPr>
        <w:tc>
          <w:tcPr>
            <w:tcW w:w="5000" w:type="pct"/>
            <w:gridSpan w:val="24"/>
            <w:tcBorders>
              <w:top w:val="single" w:sz="4" w:space="0" w:color="auto"/>
              <w:left w:val="single" w:sz="4" w:space="0" w:color="auto"/>
              <w:bottom w:val="single" w:sz="4" w:space="0" w:color="auto"/>
              <w:right w:val="single" w:sz="4" w:space="0" w:color="auto"/>
            </w:tcBorders>
            <w:noWrap/>
            <w:vAlign w:val="center"/>
          </w:tcPr>
          <w:p w14:paraId="53CEC998" w14:textId="77777777" w:rsidR="00496375" w:rsidRDefault="00496375">
            <w:pPr>
              <w:spacing w:after="0" w:line="240" w:lineRule="auto"/>
              <w:rPr>
                <w:rFonts w:ascii="Power Geez Unicode1" w:eastAsia="Times New Roman" w:hAnsi="Power Geez Unicode1" w:cs="Calibri"/>
                <w:b/>
                <w:bCs/>
                <w:color w:val="000000"/>
                <w:sz w:val="24"/>
                <w:szCs w:val="24"/>
                <w:lang w:eastAsia="en-GB"/>
              </w:rPr>
            </w:pPr>
            <w:r>
              <w:rPr>
                <w:rFonts w:ascii="Power Geez Unicode1" w:eastAsia="Times New Roman" w:hAnsi="Power Geez Unicode1" w:cs="Calibri"/>
                <w:b/>
                <w:bCs/>
                <w:color w:val="000000"/>
                <w:sz w:val="24"/>
                <w:szCs w:val="24"/>
                <w:lang w:val="am-ET" w:eastAsia="en-GB"/>
              </w:rPr>
              <w:t>ሠንጠረዥ 4መ. በመስኖ እርሻ እንዲለማ የተለቀቀ የተሸሻለ የጤፍ ዝርያ</w:t>
            </w:r>
          </w:p>
        </w:tc>
      </w:tr>
      <w:tr w:rsidR="00496375" w14:paraId="1C590F8F"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90"/>
        </w:trPr>
        <w:tc>
          <w:tcPr>
            <w:tcW w:w="220" w:type="pct"/>
            <w:gridSpan w:val="2"/>
            <w:tcBorders>
              <w:top w:val="nil"/>
              <w:left w:val="single" w:sz="4" w:space="0" w:color="auto"/>
              <w:bottom w:val="single" w:sz="4" w:space="0" w:color="auto"/>
              <w:right w:val="single" w:sz="4" w:space="0" w:color="auto"/>
            </w:tcBorders>
            <w:noWrap/>
            <w:vAlign w:val="center"/>
          </w:tcPr>
          <w:p w14:paraId="3053D75D" w14:textId="77777777" w:rsidR="00496375" w:rsidRDefault="00496375">
            <w:pPr>
              <w:spacing w:after="0" w:line="240" w:lineRule="auto"/>
              <w:jc w:val="right"/>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w:t>
            </w:r>
          </w:p>
        </w:tc>
        <w:tc>
          <w:tcPr>
            <w:tcW w:w="1113" w:type="pct"/>
            <w:gridSpan w:val="4"/>
            <w:tcBorders>
              <w:top w:val="nil"/>
              <w:left w:val="nil"/>
              <w:bottom w:val="single" w:sz="4" w:space="0" w:color="auto"/>
              <w:right w:val="single" w:sz="4" w:space="0" w:color="auto"/>
            </w:tcBorders>
            <w:vAlign w:val="center"/>
          </w:tcPr>
          <w:p w14:paraId="1B79D318" w14:textId="77777777" w:rsidR="00496375" w:rsidRDefault="00496375">
            <w:pPr>
              <w:spacing w:after="0" w:line="240" w:lineRule="auto"/>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DZ-Cr-457 RIL143 በኩር)</w:t>
            </w:r>
          </w:p>
        </w:tc>
        <w:tc>
          <w:tcPr>
            <w:tcW w:w="405" w:type="pct"/>
            <w:gridSpan w:val="2"/>
            <w:tcBorders>
              <w:top w:val="nil"/>
              <w:left w:val="nil"/>
              <w:bottom w:val="single" w:sz="4" w:space="0" w:color="auto"/>
              <w:right w:val="single" w:sz="4" w:space="0" w:color="auto"/>
            </w:tcBorders>
            <w:vAlign w:val="center"/>
          </w:tcPr>
          <w:p w14:paraId="2BA3FE10"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2022</w:t>
            </w:r>
          </w:p>
        </w:tc>
        <w:tc>
          <w:tcPr>
            <w:tcW w:w="493" w:type="pct"/>
            <w:gridSpan w:val="2"/>
            <w:tcBorders>
              <w:top w:val="nil"/>
              <w:left w:val="nil"/>
              <w:bottom w:val="single" w:sz="4" w:space="0" w:color="auto"/>
              <w:right w:val="single" w:sz="4" w:space="0" w:color="auto"/>
            </w:tcBorders>
            <w:vAlign w:val="center"/>
          </w:tcPr>
          <w:p w14:paraId="4D566415"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val="am-ET" w:eastAsia="en-GB"/>
              </w:rPr>
              <w:t>አዴት</w:t>
            </w:r>
          </w:p>
        </w:tc>
        <w:tc>
          <w:tcPr>
            <w:tcW w:w="499" w:type="pct"/>
            <w:gridSpan w:val="3"/>
            <w:tcBorders>
              <w:top w:val="nil"/>
              <w:left w:val="nil"/>
              <w:bottom w:val="single" w:sz="4" w:space="0" w:color="auto"/>
              <w:right w:val="single" w:sz="4" w:space="0" w:color="auto"/>
            </w:tcBorders>
            <w:vAlign w:val="center"/>
          </w:tcPr>
          <w:p w14:paraId="064A6348"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1200-2000</w:t>
            </w:r>
          </w:p>
        </w:tc>
        <w:tc>
          <w:tcPr>
            <w:tcW w:w="499" w:type="pct"/>
            <w:gridSpan w:val="4"/>
            <w:tcBorders>
              <w:top w:val="nil"/>
              <w:left w:val="nil"/>
              <w:bottom w:val="single" w:sz="4" w:space="0" w:color="auto"/>
              <w:right w:val="single" w:sz="4" w:space="0" w:color="auto"/>
            </w:tcBorders>
            <w:vAlign w:val="center"/>
          </w:tcPr>
          <w:p w14:paraId="6ECF78FA"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Cambria" w:eastAsia="Times New Roman" w:hAnsi="Cambria" w:cs="Cambria"/>
                <w:color w:val="000000"/>
                <w:sz w:val="20"/>
                <w:szCs w:val="20"/>
                <w:lang w:eastAsia="en-GB"/>
              </w:rPr>
              <w:t> </w:t>
            </w:r>
          </w:p>
        </w:tc>
        <w:tc>
          <w:tcPr>
            <w:tcW w:w="396" w:type="pct"/>
            <w:tcBorders>
              <w:top w:val="nil"/>
              <w:left w:val="nil"/>
              <w:bottom w:val="single" w:sz="4" w:space="0" w:color="auto"/>
              <w:right w:val="single" w:sz="4" w:space="0" w:color="auto"/>
            </w:tcBorders>
            <w:vAlign w:val="center"/>
          </w:tcPr>
          <w:p w14:paraId="2860F506"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78-103</w:t>
            </w:r>
          </w:p>
        </w:tc>
        <w:tc>
          <w:tcPr>
            <w:tcW w:w="448" w:type="pct"/>
            <w:tcBorders>
              <w:top w:val="nil"/>
              <w:left w:val="nil"/>
              <w:bottom w:val="single" w:sz="4" w:space="0" w:color="auto"/>
              <w:right w:val="single" w:sz="4" w:space="0" w:color="auto"/>
            </w:tcBorders>
            <w:vAlign w:val="center"/>
          </w:tcPr>
          <w:p w14:paraId="2AA4B7BB"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Calibri"/>
                <w:color w:val="000000"/>
                <w:sz w:val="20"/>
                <w:szCs w:val="20"/>
                <w:lang w:eastAsia="en-GB"/>
              </w:rPr>
              <w:t>ነጭ</w:t>
            </w:r>
          </w:p>
        </w:tc>
        <w:tc>
          <w:tcPr>
            <w:tcW w:w="350" w:type="pct"/>
            <w:gridSpan w:val="3"/>
            <w:tcBorders>
              <w:top w:val="nil"/>
              <w:left w:val="nil"/>
              <w:bottom w:val="single" w:sz="4" w:space="0" w:color="auto"/>
              <w:right w:val="single" w:sz="4" w:space="0" w:color="auto"/>
            </w:tcBorders>
            <w:vAlign w:val="center"/>
          </w:tcPr>
          <w:p w14:paraId="0C293E87"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Cambria" w:eastAsia="Times New Roman" w:hAnsi="Cambria" w:cs="Cambria"/>
                <w:color w:val="000000"/>
                <w:sz w:val="20"/>
                <w:szCs w:val="20"/>
                <w:lang w:eastAsia="en-GB"/>
              </w:rPr>
              <w:t>  </w:t>
            </w:r>
            <w:r>
              <w:rPr>
                <w:rFonts w:ascii="Power Geez Unicode1" w:eastAsia="Times New Roman" w:hAnsi="Power Geez Unicode1" w:cs="Power Geez Unicode1"/>
                <w:color w:val="000000"/>
                <w:sz w:val="20"/>
                <w:szCs w:val="20"/>
                <w:lang w:eastAsia="en-GB"/>
              </w:rPr>
              <w:t xml:space="preserve">17.6 </w:t>
            </w:r>
          </w:p>
        </w:tc>
        <w:tc>
          <w:tcPr>
            <w:tcW w:w="574" w:type="pct"/>
            <w:gridSpan w:val="2"/>
            <w:tcBorders>
              <w:top w:val="nil"/>
              <w:left w:val="nil"/>
              <w:bottom w:val="single" w:sz="4" w:space="0" w:color="auto"/>
              <w:right w:val="single" w:sz="4" w:space="0" w:color="auto"/>
            </w:tcBorders>
            <w:vAlign w:val="center"/>
          </w:tcPr>
          <w:p w14:paraId="2550805C" w14:textId="77777777" w:rsidR="00496375" w:rsidRDefault="00496375">
            <w:pPr>
              <w:spacing w:after="0" w:line="240" w:lineRule="auto"/>
              <w:jc w:val="center"/>
              <w:rPr>
                <w:rFonts w:ascii="Power Geez Unicode1" w:eastAsia="Times New Roman" w:hAnsi="Power Geez Unicode1" w:cs="Calibri"/>
                <w:color w:val="000000"/>
                <w:sz w:val="20"/>
                <w:szCs w:val="20"/>
                <w:lang w:eastAsia="en-GB"/>
              </w:rPr>
            </w:pPr>
            <w:r>
              <w:rPr>
                <w:rFonts w:ascii="Power Geez Unicode1" w:eastAsia="Times New Roman" w:hAnsi="Power Geez Unicode1" w:cs="Power Geez Unicode1"/>
                <w:color w:val="000000"/>
                <w:sz w:val="20"/>
                <w:szCs w:val="20"/>
                <w:lang w:eastAsia="en-GB"/>
              </w:rPr>
              <w:t>15.8</w:t>
            </w:r>
          </w:p>
        </w:tc>
      </w:tr>
    </w:tbl>
    <w:p w14:paraId="1FB69507" w14:textId="77777777" w:rsidR="00496375" w:rsidRDefault="00496375">
      <w:pPr>
        <w:spacing w:after="0" w:line="240" w:lineRule="auto"/>
        <w:rPr>
          <w:rFonts w:ascii="Power Geez Unicode1" w:eastAsia="Times New Roman" w:hAnsi="Power Geez Unicode1" w:cs="Power Geez Unicode1"/>
          <w:sz w:val="24"/>
          <w:szCs w:val="24"/>
        </w:rPr>
        <w:sectPr w:rsidR="00496375">
          <w:pgSz w:w="15840" w:h="12240" w:orient="landscape"/>
          <w:pgMar w:top="1555" w:right="1411" w:bottom="1411" w:left="1411" w:header="720" w:footer="720" w:gutter="0"/>
          <w:cols w:space="720"/>
          <w:docGrid w:linePitch="360"/>
        </w:sectPr>
      </w:pPr>
      <w:bookmarkStart w:id="100" w:name="_Toc380268651"/>
      <w:bookmarkStart w:id="101" w:name="_Toc406798886"/>
      <w:bookmarkStart w:id="102" w:name="_Toc316140316"/>
      <w:bookmarkStart w:id="103" w:name="_Toc318605805"/>
      <w:bookmarkStart w:id="104" w:name="_Toc376569912"/>
      <w:bookmarkStart w:id="105" w:name="_Toc320455744"/>
      <w:bookmarkStart w:id="106" w:name="_Toc320451400"/>
    </w:p>
    <w:p w14:paraId="3A7FEA3C" w14:textId="77777777" w:rsidR="00496375" w:rsidRDefault="00496375">
      <w:pPr>
        <w:pStyle w:val="Heading2"/>
        <w:ind w:left="-90"/>
        <w:rPr>
          <w:rFonts w:ascii="Power Geez Unicode1" w:hAnsi="Power Geez Unicode1" w:cs="Power Geez Unicode1"/>
        </w:rPr>
      </w:pPr>
      <w:bookmarkStart w:id="107" w:name="_Toc31139"/>
      <w:bookmarkStart w:id="108" w:name="_Toc27791"/>
      <w:bookmarkStart w:id="109" w:name="_Toc320455751"/>
      <w:bookmarkStart w:id="110" w:name="_Toc376569916"/>
      <w:bookmarkStart w:id="111" w:name="_Toc320451402"/>
      <w:bookmarkStart w:id="112" w:name="_Toc406798890"/>
      <w:bookmarkStart w:id="113" w:name="_Toc318605807"/>
      <w:bookmarkEnd w:id="100"/>
      <w:bookmarkEnd w:id="101"/>
      <w:bookmarkEnd w:id="102"/>
      <w:bookmarkEnd w:id="103"/>
      <w:bookmarkEnd w:id="104"/>
      <w:bookmarkEnd w:id="105"/>
      <w:bookmarkEnd w:id="106"/>
      <w:r>
        <w:rPr>
          <w:rFonts w:ascii="Power Geez Unicode1" w:hAnsi="Power Geez Unicode1" w:cs="Power Geez Unicode1"/>
          <w:lang w:val="en-US"/>
        </w:rPr>
        <w:t xml:space="preserve">5.4. </w:t>
      </w:r>
      <w:r>
        <w:rPr>
          <w:rFonts w:ascii="Power Geez Unicode1" w:hAnsi="Power Geez Unicode1" w:cs="Power Geez Unicode1"/>
        </w:rPr>
        <w:t xml:space="preserve">የዘር </w:t>
      </w:r>
      <w:r>
        <w:rPr>
          <w:rFonts w:ascii="Power Geez Unicode1" w:hAnsi="Power Geez Unicode1" w:cs="Power Geez Unicode1"/>
          <w:lang w:val="am-ET"/>
        </w:rPr>
        <w:t xml:space="preserve">ጥራት፣ የዘር </w:t>
      </w:r>
      <w:r>
        <w:rPr>
          <w:rFonts w:ascii="Power Geez Unicode1" w:hAnsi="Power Geez Unicode1" w:cs="Power Geez Unicode1"/>
        </w:rPr>
        <w:t>መጠን እና አዘራር</w:t>
      </w:r>
      <w:r>
        <w:rPr>
          <w:rFonts w:ascii="Power Geez Unicode1" w:hAnsi="Power Geez Unicode1" w:cs="Power Geez Unicode1"/>
          <w:lang w:val="am-ET"/>
        </w:rPr>
        <w:t xml:space="preserve"> </w:t>
      </w:r>
      <w:r>
        <w:rPr>
          <w:rFonts w:ascii="Power Geez Unicode1" w:hAnsi="Power Geez Unicode1" w:cs="Power Geez Unicode1"/>
        </w:rPr>
        <w:t>ዘዴዎች</w:t>
      </w:r>
      <w:bookmarkEnd w:id="107"/>
      <w:bookmarkEnd w:id="108"/>
      <w:r>
        <w:rPr>
          <w:rFonts w:ascii="Power Geez Unicode1" w:hAnsi="Power Geez Unicode1" w:cs="Power Geez Unicode1"/>
        </w:rPr>
        <w:t xml:space="preserve"> </w:t>
      </w:r>
    </w:p>
    <w:p w14:paraId="5849DE94" w14:textId="77777777" w:rsidR="00496375" w:rsidRDefault="00496375">
      <w:pPr>
        <w:spacing w:after="0"/>
        <w:contextualSpacing/>
        <w:jc w:val="both"/>
        <w:rPr>
          <w:rFonts w:ascii="Power Geez Unicode1" w:hAnsi="Power Geez Unicode1" w:cs="Power Geez Unicode1"/>
          <w:bCs/>
          <w:sz w:val="24"/>
          <w:szCs w:val="24"/>
          <w:lang w:val="en-GB"/>
        </w:rPr>
      </w:pPr>
    </w:p>
    <w:p w14:paraId="24ECCB5A" w14:textId="77777777" w:rsidR="00496375" w:rsidRDefault="00496375">
      <w:pPr>
        <w:pStyle w:val="Heading3"/>
        <w:spacing w:line="240" w:lineRule="auto"/>
        <w:rPr>
          <w:rFonts w:ascii="Power Geez Unicode1" w:hAnsi="Power Geez Unicode1" w:cs="Power Geez Unicode1"/>
          <w:sz w:val="24"/>
          <w:szCs w:val="24"/>
          <w:lang w:val="am-ET"/>
        </w:rPr>
      </w:pPr>
      <w:bookmarkStart w:id="114" w:name="_Toc96"/>
      <w:bookmarkStart w:id="115" w:name="_Toc20691"/>
      <w:r>
        <w:rPr>
          <w:rFonts w:ascii="Power Geez Unicode1" w:hAnsi="Power Geez Unicode1" w:cs="Power Geez Unicode1"/>
          <w:sz w:val="24"/>
          <w:szCs w:val="24"/>
        </w:rPr>
        <w:t xml:space="preserve">5.4.1. </w:t>
      </w:r>
      <w:r>
        <w:rPr>
          <w:rFonts w:ascii="Power Geez Unicode1" w:hAnsi="Power Geez Unicode1" w:cs="Power Geez Unicode1"/>
          <w:sz w:val="24"/>
          <w:szCs w:val="24"/>
          <w:lang w:val="am-ET"/>
        </w:rPr>
        <w:t>የዘር ጥራት</w:t>
      </w:r>
      <w:bookmarkEnd w:id="114"/>
      <w:bookmarkEnd w:id="115"/>
    </w:p>
    <w:p w14:paraId="2B4211A4" w14:textId="77777777" w:rsidR="00496375" w:rsidRDefault="00496375">
      <w:pPr>
        <w:pStyle w:val="Heading3"/>
        <w:spacing w:line="360" w:lineRule="auto"/>
        <w:jc w:val="both"/>
        <w:rPr>
          <w:rFonts w:ascii="Power Geez Unicode1" w:hAnsi="Power Geez Unicode1" w:cs="Power Geez Unicode1"/>
          <w:b w:val="0"/>
          <w:bCs w:val="0"/>
          <w:color w:val="000000"/>
          <w:sz w:val="24"/>
          <w:szCs w:val="24"/>
          <w:lang w:val="am-ET"/>
        </w:rPr>
      </w:pPr>
      <w:bookmarkStart w:id="116" w:name="_Toc26668"/>
      <w:bookmarkStart w:id="117" w:name="_Toc4204"/>
      <w:r>
        <w:rPr>
          <w:rFonts w:ascii="Power Geez Unicode1" w:hAnsi="Power Geez Unicode1" w:cs="Power Geez Unicode1"/>
          <w:b w:val="0"/>
          <w:bCs w:val="0"/>
          <w:color w:val="000000"/>
          <w:sz w:val="24"/>
          <w:szCs w:val="24"/>
          <w:lang w:val="am-ET"/>
        </w:rPr>
        <w:t>የዘር ጥራትን መጠበቅ እጅግ ወሳኝና ከፍተኛ ትኩረት ሊሰጠው የሚገባው ጉዳይ ነው፡፡ ጥራት ያለው ዘር ስንል ከፍተኛ የብቅለት አቅም ያለው (ከ90% በላይ)፣ ከሌሎች ባዕድ ዘሮች ነጻ የሆነ፣ በበሽታና ተባይ ያልተጠቃ እና ሌሎችንም መስፈርቶች የሚያሟላ</w:t>
      </w:r>
      <w:r>
        <w:rPr>
          <w:rFonts w:ascii="Power Geez Unicode1" w:hAnsi="Power Geez Unicode1" w:cs="Power Geez Unicode1"/>
          <w:b w:val="0"/>
          <w:bCs w:val="0"/>
          <w:color w:val="000000"/>
          <w:sz w:val="24"/>
          <w:szCs w:val="24"/>
          <w:u w:val="dotted"/>
          <w:lang w:val="am-ET"/>
        </w:rPr>
        <w:t xml:space="preserve"> </w:t>
      </w:r>
      <w:r>
        <w:rPr>
          <w:rFonts w:ascii="Power Geez Unicode1" w:hAnsi="Power Geez Unicode1" w:cs="Power Geez Unicode1"/>
          <w:b w:val="0"/>
          <w:bCs w:val="0"/>
          <w:color w:val="000000"/>
          <w:sz w:val="24"/>
          <w:szCs w:val="24"/>
          <w:lang w:val="am-ET"/>
        </w:rPr>
        <w:t>ማለት ነው፡፡</w:t>
      </w:r>
      <w:bookmarkEnd w:id="116"/>
      <w:bookmarkEnd w:id="117"/>
      <w:r>
        <w:rPr>
          <w:rFonts w:ascii="Power Geez Unicode1" w:hAnsi="Power Geez Unicode1" w:cs="Power Geez Unicode1"/>
          <w:b w:val="0"/>
          <w:bCs w:val="0"/>
          <w:color w:val="000000"/>
          <w:sz w:val="24"/>
          <w:szCs w:val="24"/>
          <w:lang w:val="am-ET"/>
        </w:rPr>
        <w:t xml:space="preserve"> </w:t>
      </w:r>
    </w:p>
    <w:p w14:paraId="20AB812B" w14:textId="77777777" w:rsidR="00496375" w:rsidRDefault="00496375">
      <w:pPr>
        <w:pStyle w:val="Heading3"/>
        <w:spacing w:line="360" w:lineRule="auto"/>
        <w:rPr>
          <w:rFonts w:ascii="Power Geez Unicode1" w:hAnsi="Power Geez Unicode1" w:cs="Power Geez Unicode1"/>
          <w:sz w:val="24"/>
          <w:szCs w:val="24"/>
          <w:lang w:val="en-GB"/>
        </w:rPr>
      </w:pPr>
      <w:bookmarkStart w:id="118" w:name="_Toc8789"/>
      <w:bookmarkStart w:id="119" w:name="_Toc5436"/>
      <w:r>
        <w:rPr>
          <w:rFonts w:ascii="Power Geez Unicode1" w:hAnsi="Power Geez Unicode1" w:cs="Power Geez Unicode1"/>
          <w:sz w:val="24"/>
          <w:szCs w:val="24"/>
        </w:rPr>
        <w:t xml:space="preserve">5.4.2. </w:t>
      </w:r>
      <w:r>
        <w:rPr>
          <w:rFonts w:ascii="Power Geez Unicode1" w:hAnsi="Power Geez Unicode1" w:cs="Power Geez Unicode1"/>
          <w:sz w:val="24"/>
          <w:szCs w:val="24"/>
          <w:lang w:val="am-ET"/>
        </w:rPr>
        <w:t>የዘር መጠን</w:t>
      </w:r>
      <w:bookmarkEnd w:id="118"/>
      <w:bookmarkEnd w:id="119"/>
      <w:r>
        <w:rPr>
          <w:rFonts w:ascii="Power Geez Unicode1" w:hAnsi="Power Geez Unicode1" w:cs="Power Geez Unicode1"/>
          <w:sz w:val="24"/>
          <w:szCs w:val="24"/>
          <w:lang w:val="am-ET"/>
        </w:rPr>
        <w:t xml:space="preserve"> </w:t>
      </w:r>
    </w:p>
    <w:p w14:paraId="6E871820" w14:textId="77777777" w:rsidR="00496375" w:rsidRDefault="00496375">
      <w:pPr>
        <w:spacing w:after="0" w:line="360" w:lineRule="auto"/>
        <w:contextualSpacing/>
        <w:jc w:val="both"/>
        <w:rPr>
          <w:rFonts w:ascii="Power Geez Unicode1" w:hAnsi="Power Geez Unicode1" w:cs="Power Geez Unicode1"/>
          <w:bCs/>
          <w:sz w:val="24"/>
          <w:szCs w:val="24"/>
          <w:lang w:val="am-ET"/>
        </w:rPr>
      </w:pPr>
      <w:r>
        <w:rPr>
          <w:rFonts w:ascii="Power Geez Unicode1" w:hAnsi="Power Geez Unicode1" w:cs="Power Geez Unicode1"/>
          <w:sz w:val="24"/>
          <w:szCs w:val="24"/>
          <w:lang w:val="am-ET"/>
        </w:rPr>
        <w:t>ትክክለኛ የ</w:t>
      </w:r>
      <w:r>
        <w:rPr>
          <w:rFonts w:ascii="Power Geez Unicode1" w:hAnsi="Power Geez Unicode1" w:cs="Power Geez Unicode1"/>
          <w:sz w:val="24"/>
          <w:szCs w:val="24"/>
        </w:rPr>
        <w:t>ዘር መ</w:t>
      </w:r>
      <w:r>
        <w:rPr>
          <w:rFonts w:ascii="Power Geez Unicode1" w:hAnsi="Power Geez Unicode1" w:cs="Power Geez Unicode1"/>
          <w:sz w:val="24"/>
          <w:szCs w:val="24"/>
          <w:lang w:val="am-ET"/>
        </w:rPr>
        <w:t>ጠን መጠቀም</w:t>
      </w:r>
      <w:r>
        <w:rPr>
          <w:rFonts w:ascii="Power Geez Unicode1" w:hAnsi="Power Geez Unicode1" w:cs="Power Geez Unicode1"/>
          <w:sz w:val="24"/>
          <w:szCs w:val="24"/>
        </w:rPr>
        <w:t xml:space="preserve"> በተክሎች መካከል </w:t>
      </w:r>
      <w:r>
        <w:rPr>
          <w:rFonts w:ascii="Power Geez Unicode1" w:hAnsi="Power Geez Unicode1" w:cs="Power Geez Unicode1"/>
          <w:sz w:val="24"/>
          <w:szCs w:val="24"/>
          <w:lang w:val="am-ET"/>
        </w:rPr>
        <w:t xml:space="preserve">ሊከሰት የሚችለውን </w:t>
      </w:r>
      <w:r>
        <w:rPr>
          <w:rFonts w:ascii="Power Geez Unicode1" w:hAnsi="Power Geez Unicode1" w:cs="Power Geez Unicode1"/>
          <w:sz w:val="24"/>
          <w:szCs w:val="24"/>
        </w:rPr>
        <w:t xml:space="preserve">የእርጥበት፣ የንጥረ-ነገርና የፀሐይ ብርሃን ሽሚያ </w:t>
      </w:r>
      <w:r>
        <w:rPr>
          <w:rFonts w:ascii="Power Geez Unicode1" w:hAnsi="Power Geez Unicode1" w:cs="Power Geez Unicode1"/>
          <w:sz w:val="24"/>
          <w:szCs w:val="24"/>
          <w:lang w:val="am-ET"/>
        </w:rPr>
        <w:t xml:space="preserve">በማስቀረት ተክሉ የተሻለ እድገት እንዲኖረውና ምርታማነቱ እንዲጨምር ያደርጋል፡፡ </w:t>
      </w:r>
      <w:r>
        <w:rPr>
          <w:rFonts w:ascii="Power Geez Unicode1" w:hAnsi="Power Geez Unicode1" w:cs="Power Geez Unicode1"/>
          <w:bCs/>
          <w:sz w:val="24"/>
          <w:szCs w:val="24"/>
          <w:lang w:val="am-ET"/>
        </w:rPr>
        <w:t xml:space="preserve">በሄክታር የሚፈለገው </w:t>
      </w:r>
      <w:r>
        <w:rPr>
          <w:rFonts w:ascii="Power Geez Unicode1" w:hAnsi="Power Geez Unicode1" w:cs="Power Geez Unicode1"/>
          <w:bCs/>
          <w:sz w:val="24"/>
          <w:szCs w:val="24"/>
          <w:lang w:val="en-GB"/>
        </w:rPr>
        <w:t xml:space="preserve">ትክክለኛው </w:t>
      </w:r>
      <w:r>
        <w:rPr>
          <w:rFonts w:ascii="Power Geez Unicode1" w:hAnsi="Power Geez Unicode1" w:cs="Power Geez Unicode1"/>
          <w:bCs/>
          <w:sz w:val="24"/>
          <w:szCs w:val="24"/>
          <w:lang w:val="am-ET"/>
        </w:rPr>
        <w:t xml:space="preserve">የጤፍ </w:t>
      </w:r>
      <w:r>
        <w:rPr>
          <w:rFonts w:ascii="Power Geez Unicode1" w:hAnsi="Power Geez Unicode1" w:cs="Power Geez Unicode1"/>
          <w:bCs/>
          <w:sz w:val="24"/>
          <w:szCs w:val="24"/>
          <w:lang w:val="en-GB"/>
        </w:rPr>
        <w:t xml:space="preserve">ዘር መጠን ከ10-15ኪ/ግ </w:t>
      </w:r>
      <w:r>
        <w:rPr>
          <w:rFonts w:ascii="Power Geez Unicode1" w:hAnsi="Power Geez Unicode1" w:cs="Power Geez Unicode1"/>
          <w:bCs/>
          <w:sz w:val="24"/>
          <w:szCs w:val="24"/>
          <w:lang w:val="am-ET"/>
        </w:rPr>
        <w:t xml:space="preserve">ሲሆን ይህንን የተጠቀሰውን የዘር መጠን </w:t>
      </w:r>
      <w:r>
        <w:rPr>
          <w:rFonts w:ascii="Power Geez Unicode1" w:hAnsi="Power Geez Unicode1" w:cs="Power Geez Unicode1"/>
          <w:bCs/>
          <w:sz w:val="24"/>
          <w:szCs w:val="24"/>
          <w:lang w:val="en-GB"/>
        </w:rPr>
        <w:t xml:space="preserve">በብተናም ሆነ በመስመር </w:t>
      </w:r>
      <w:r>
        <w:rPr>
          <w:rFonts w:ascii="Power Geez Unicode1" w:hAnsi="Power Geez Unicode1" w:cs="Power Geez Unicode1"/>
          <w:bCs/>
          <w:sz w:val="24"/>
          <w:szCs w:val="24"/>
          <w:lang w:val="am-ET"/>
        </w:rPr>
        <w:t xml:space="preserve">ተጠቅሞ </w:t>
      </w:r>
      <w:r>
        <w:rPr>
          <w:rFonts w:ascii="Power Geez Unicode1" w:hAnsi="Power Geez Unicode1" w:cs="Power Geez Unicode1"/>
          <w:bCs/>
          <w:sz w:val="24"/>
          <w:szCs w:val="24"/>
          <w:lang w:val="en-GB"/>
        </w:rPr>
        <w:t xml:space="preserve">መዝራት ምርት ላይ ልዩነት </w:t>
      </w:r>
      <w:r>
        <w:rPr>
          <w:rFonts w:ascii="Power Geez Unicode1" w:hAnsi="Power Geez Unicode1" w:cs="Power Geez Unicode1"/>
          <w:bCs/>
          <w:sz w:val="24"/>
          <w:szCs w:val="24"/>
          <w:lang w:val="am-ET"/>
        </w:rPr>
        <w:t>አለማምጣቱ በምርምር ተረጋግጧል</w:t>
      </w:r>
      <w:r>
        <w:rPr>
          <w:rFonts w:ascii="Power Geez Unicode1" w:hAnsi="Power Geez Unicode1" w:cs="Power Geez Unicode1"/>
          <w:bCs/>
          <w:sz w:val="24"/>
          <w:szCs w:val="24"/>
          <w:lang w:val="en-GB"/>
        </w:rPr>
        <w:t>፡፡</w:t>
      </w:r>
      <w:r>
        <w:rPr>
          <w:rFonts w:ascii="Power Geez Unicode1" w:hAnsi="Power Geez Unicode1" w:cs="Power Geez Unicode1"/>
          <w:bCs/>
          <w:sz w:val="24"/>
          <w:szCs w:val="24"/>
          <w:lang w:val="am-ET"/>
        </w:rPr>
        <w:t xml:space="preserve"> </w:t>
      </w:r>
      <w:r>
        <w:rPr>
          <w:rFonts w:ascii="Power Geez Unicode1" w:hAnsi="Power Geez Unicode1" w:cs="Power Geez Unicode1"/>
          <w:bCs/>
          <w:sz w:val="24"/>
          <w:szCs w:val="24"/>
          <w:lang w:val="en-GB"/>
        </w:rPr>
        <w:t xml:space="preserve">ትክክለኛ </w:t>
      </w:r>
      <w:r>
        <w:rPr>
          <w:rFonts w:ascii="Power Geez Unicode1" w:hAnsi="Power Geez Unicode1" w:cs="Power Geez Unicode1"/>
          <w:bCs/>
          <w:sz w:val="24"/>
          <w:szCs w:val="24"/>
          <w:lang w:val="am-ET"/>
        </w:rPr>
        <w:t xml:space="preserve">የመስመር </w:t>
      </w:r>
      <w:r>
        <w:rPr>
          <w:rFonts w:ascii="Power Geez Unicode1" w:hAnsi="Power Geez Unicode1" w:cs="Power Geez Unicode1"/>
          <w:bCs/>
          <w:sz w:val="24"/>
          <w:szCs w:val="24"/>
          <w:lang w:val="en-GB"/>
        </w:rPr>
        <w:t xml:space="preserve">መዝሪያ </w:t>
      </w:r>
      <w:r>
        <w:rPr>
          <w:rFonts w:ascii="Power Geez Unicode1" w:hAnsi="Power Geez Unicode1" w:cs="Power Geez Unicode1"/>
          <w:bCs/>
          <w:sz w:val="24"/>
          <w:szCs w:val="24"/>
          <w:lang w:val="am-ET"/>
        </w:rPr>
        <w:t xml:space="preserve">ማሽን </w:t>
      </w:r>
      <w:r>
        <w:rPr>
          <w:rFonts w:ascii="Power Geez Unicode1" w:hAnsi="Power Geez Unicode1" w:cs="Power Geez Unicode1"/>
          <w:bCs/>
          <w:sz w:val="24"/>
          <w:szCs w:val="24"/>
          <w:lang w:val="en-GB"/>
        </w:rPr>
        <w:t xml:space="preserve">ከተገኘ </w:t>
      </w:r>
      <w:r>
        <w:rPr>
          <w:rFonts w:ascii="Power Geez Unicode1" w:hAnsi="Power Geez Unicode1" w:cs="Power Geez Unicode1"/>
          <w:bCs/>
          <w:sz w:val="24"/>
          <w:szCs w:val="24"/>
          <w:lang w:val="am-ET"/>
        </w:rPr>
        <w:t xml:space="preserve">ግን </w:t>
      </w:r>
      <w:r>
        <w:rPr>
          <w:rFonts w:ascii="Power Geez Unicode1" w:hAnsi="Power Geez Unicode1" w:cs="Power Geez Unicode1"/>
          <w:sz w:val="24"/>
          <w:szCs w:val="24"/>
          <w:lang w:val="en-GB"/>
        </w:rPr>
        <w:t>ለአንድ ሄክታር የሚያስፈልገው</w:t>
      </w:r>
      <w:r>
        <w:rPr>
          <w:rFonts w:ascii="Power Geez Unicode1" w:hAnsi="Power Geez Unicode1" w:cs="Power Geez Unicode1"/>
          <w:sz w:val="24"/>
          <w:szCs w:val="24"/>
          <w:lang w:val="am-ET"/>
        </w:rPr>
        <w:t>ን</w:t>
      </w:r>
      <w:r>
        <w:rPr>
          <w:rFonts w:ascii="Power Geez Unicode1" w:hAnsi="Power Geez Unicode1" w:cs="Power Geez Unicode1"/>
          <w:sz w:val="24"/>
          <w:szCs w:val="24"/>
          <w:lang w:val="en-GB"/>
        </w:rPr>
        <w:t xml:space="preserve"> </w:t>
      </w:r>
      <w:r>
        <w:rPr>
          <w:rFonts w:ascii="Power Geez Unicode1" w:hAnsi="Power Geez Unicode1" w:cs="Power Geez Unicode1"/>
          <w:bCs/>
          <w:sz w:val="24"/>
          <w:szCs w:val="24"/>
          <w:lang w:val="en-GB"/>
        </w:rPr>
        <w:t>ከ10-15</w:t>
      </w:r>
      <w:r>
        <w:rPr>
          <w:rFonts w:ascii="Power Geez Unicode1" w:hAnsi="Power Geez Unicode1" w:cs="Power Geez Unicode1"/>
          <w:bCs/>
          <w:sz w:val="24"/>
          <w:szCs w:val="24"/>
          <w:lang w:val="am-ET"/>
        </w:rPr>
        <w:t xml:space="preserve"> </w:t>
      </w:r>
      <w:r>
        <w:rPr>
          <w:rFonts w:ascii="Power Geez Unicode1" w:hAnsi="Power Geez Unicode1" w:cs="Power Geez Unicode1"/>
          <w:bCs/>
          <w:sz w:val="24"/>
          <w:szCs w:val="24"/>
          <w:lang w:val="en-GB"/>
        </w:rPr>
        <w:t>ኪ/ግ</w:t>
      </w:r>
      <w:r>
        <w:rPr>
          <w:rFonts w:ascii="Power Geez Unicode1" w:hAnsi="Power Geez Unicode1" w:cs="Power Geez Unicode1"/>
          <w:bCs/>
          <w:sz w:val="24"/>
          <w:szCs w:val="24"/>
          <w:lang w:val="am-ET"/>
        </w:rPr>
        <w:t xml:space="preserve"> </w:t>
      </w:r>
      <w:r>
        <w:rPr>
          <w:rFonts w:ascii="Power Geez Unicode1" w:hAnsi="Power Geez Unicode1" w:cs="Power Geez Unicode1"/>
          <w:sz w:val="24"/>
          <w:szCs w:val="24"/>
          <w:lang w:val="en-GB"/>
        </w:rPr>
        <w:t xml:space="preserve">የዘር መጠን </w:t>
      </w:r>
      <w:r>
        <w:rPr>
          <w:rFonts w:ascii="Power Geez Unicode1" w:hAnsi="Power Geez Unicode1" w:cs="Power Geez Unicode1"/>
          <w:sz w:val="24"/>
          <w:szCs w:val="24"/>
          <w:lang w:val="am-ET"/>
        </w:rPr>
        <w:t>ወደ 3</w:t>
      </w:r>
      <w:r>
        <w:rPr>
          <w:rFonts w:ascii="Power Geez Unicode1" w:hAnsi="Power Geez Unicode1" w:cs="Power Geez Unicode1"/>
          <w:sz w:val="24"/>
          <w:szCs w:val="24"/>
        </w:rPr>
        <w:t>-</w:t>
      </w:r>
      <w:r>
        <w:rPr>
          <w:rFonts w:ascii="Power Geez Unicode1" w:hAnsi="Power Geez Unicode1" w:cs="Power Geez Unicode1"/>
          <w:sz w:val="24"/>
          <w:szCs w:val="24"/>
          <w:lang w:val="am-ET"/>
        </w:rPr>
        <w:t>5 ኪግ ዝቅ ማድረግ</w:t>
      </w:r>
      <w:r>
        <w:rPr>
          <w:rFonts w:ascii="Power Geez Unicode1" w:hAnsi="Power Geez Unicode1" w:cs="Power Geez Unicode1"/>
          <w:bCs/>
          <w:sz w:val="24"/>
          <w:szCs w:val="24"/>
          <w:lang w:val="en-GB"/>
        </w:rPr>
        <w:t xml:space="preserve"> </w:t>
      </w:r>
      <w:r>
        <w:rPr>
          <w:rFonts w:ascii="Power Geez Unicode1" w:hAnsi="Power Geez Unicode1" w:cs="Power Geez Unicode1"/>
          <w:bCs/>
          <w:sz w:val="24"/>
          <w:szCs w:val="24"/>
          <w:lang w:val="am-ET"/>
        </w:rPr>
        <w:t>ይቻላል፡፡</w:t>
      </w:r>
    </w:p>
    <w:p w14:paraId="4FB564BB" w14:textId="77777777" w:rsidR="00496375" w:rsidRDefault="00496375">
      <w:pPr>
        <w:pStyle w:val="Heading3"/>
        <w:spacing w:line="360" w:lineRule="auto"/>
        <w:rPr>
          <w:rFonts w:ascii="Power Geez Unicode1" w:hAnsi="Power Geez Unicode1" w:cs="Power Geez Unicode1"/>
          <w:sz w:val="24"/>
          <w:szCs w:val="24"/>
          <w:lang w:val="en-GB"/>
        </w:rPr>
      </w:pPr>
      <w:bookmarkStart w:id="120" w:name="_Toc24995"/>
      <w:bookmarkStart w:id="121" w:name="_Toc11885"/>
      <w:r>
        <w:rPr>
          <w:rFonts w:ascii="Power Geez Unicode1" w:hAnsi="Power Geez Unicode1" w:cs="Power Geez Unicode1"/>
          <w:sz w:val="24"/>
          <w:szCs w:val="24"/>
        </w:rPr>
        <w:t xml:space="preserve">5.4.2. </w:t>
      </w:r>
      <w:r>
        <w:rPr>
          <w:rFonts w:ascii="Power Geez Unicode1" w:hAnsi="Power Geez Unicode1" w:cs="Power Geez Unicode1"/>
          <w:sz w:val="24"/>
          <w:szCs w:val="24"/>
          <w:lang w:val="am-ET"/>
        </w:rPr>
        <w:t>የአዘራር ዘዴ</w:t>
      </w:r>
      <w:bookmarkEnd w:id="120"/>
      <w:bookmarkEnd w:id="121"/>
      <w:r>
        <w:rPr>
          <w:rFonts w:ascii="Power Geez Unicode1" w:hAnsi="Power Geez Unicode1" w:cs="Power Geez Unicode1"/>
          <w:sz w:val="24"/>
          <w:szCs w:val="24"/>
          <w:lang w:val="am-ET"/>
        </w:rPr>
        <w:t xml:space="preserve"> </w:t>
      </w:r>
    </w:p>
    <w:p w14:paraId="7CE6435B" w14:textId="77777777" w:rsidR="00496375" w:rsidRDefault="00496375">
      <w:pPr>
        <w:spacing w:after="0" w:line="360" w:lineRule="auto"/>
        <w:contextualSpacing/>
        <w:jc w:val="both"/>
        <w:rPr>
          <w:rFonts w:ascii="Nyala" w:hAnsi="Power Geez Unicode1" w:cs="Power Geez Unicode1"/>
          <w:sz w:val="24"/>
          <w:szCs w:val="24"/>
          <w:lang w:val="am-ET"/>
        </w:rPr>
      </w:pPr>
      <w:r>
        <w:rPr>
          <w:rFonts w:ascii="Power Geez Unicode1" w:hAnsi="Power Geez Unicode1" w:cs="Power Geez Unicode1"/>
          <w:sz w:val="24"/>
          <w:szCs w:val="24"/>
          <w:lang w:val="am-ET"/>
        </w:rPr>
        <w:t>ጤፍን</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በዋናው</w:t>
      </w:r>
      <w:r>
        <w:rPr>
          <w:rFonts w:ascii="Nyala" w:hAnsi="Power Geez Unicode1" w:cs="Power Geez Unicode1"/>
          <w:sz w:val="24"/>
          <w:szCs w:val="24"/>
          <w:lang w:val="am-ET"/>
        </w:rPr>
        <w:t xml:space="preserve"> </w:t>
      </w:r>
      <w:r>
        <w:rPr>
          <w:rFonts w:ascii="Nyala" w:hAnsi="Power Geez Unicode1" w:cs="Power Geez Unicode1"/>
          <w:sz w:val="24"/>
          <w:szCs w:val="24"/>
          <w:lang w:val="am-ET"/>
        </w:rPr>
        <w:t>ማሳ</w:t>
      </w:r>
      <w:r>
        <w:rPr>
          <w:rFonts w:ascii="Nyala" w:hAnsi="Power Geez Unicode1" w:cs="Power Geez Unicode1"/>
          <w:sz w:val="24"/>
          <w:szCs w:val="24"/>
          <w:lang w:val="am-ET"/>
        </w:rPr>
        <w:t xml:space="preserve"> </w:t>
      </w:r>
      <w:r>
        <w:rPr>
          <w:rFonts w:ascii="Nyala" w:hAnsi="Power Geez Unicode1" w:cs="Power Geez Unicode1"/>
          <w:sz w:val="24"/>
          <w:szCs w:val="24"/>
          <w:lang w:val="am-ET"/>
        </w:rPr>
        <w:t>ላይ</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በብተና</w:t>
      </w:r>
      <w:r>
        <w:rPr>
          <w:rFonts w:ascii="Nyala" w:hAnsi="Power Geez Unicode1" w:cs="Power Geez Unicode1"/>
          <w:sz w:val="24"/>
          <w:szCs w:val="24"/>
          <w:lang w:val="am-ET"/>
        </w:rPr>
        <w:t xml:space="preserve"> </w:t>
      </w:r>
      <w:r>
        <w:rPr>
          <w:rFonts w:ascii="Nyala" w:hAnsi="Power Geez Unicode1" w:cs="Power Geez Unicode1"/>
          <w:sz w:val="24"/>
          <w:szCs w:val="24"/>
          <w:lang w:val="am-ET"/>
        </w:rPr>
        <w:t>ወይንም</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በመስመር</w:t>
      </w:r>
      <w:r>
        <w:rPr>
          <w:rFonts w:ascii="Nyala" w:hAnsi="Power Geez Unicode1" w:cs="Power Geez Unicode1"/>
          <w:sz w:val="24"/>
          <w:szCs w:val="24"/>
          <w:lang w:val="am-ET"/>
        </w:rPr>
        <w:t xml:space="preserve"> </w:t>
      </w:r>
      <w:r>
        <w:rPr>
          <w:rFonts w:ascii="Nyala" w:hAnsi="Power Geez Unicode1" w:cs="Power Geez Unicode1"/>
          <w:sz w:val="24"/>
          <w:szCs w:val="24"/>
          <w:lang w:val="am-ET"/>
        </w:rPr>
        <w:t>ዘርቶ</w:t>
      </w:r>
      <w:r>
        <w:rPr>
          <w:rFonts w:ascii="Nyala" w:hAnsi="Power Geez Unicode1" w:cs="Power Geez Unicode1"/>
          <w:sz w:val="24"/>
          <w:szCs w:val="24"/>
          <w:lang w:val="am-ET"/>
        </w:rPr>
        <w:t xml:space="preserve">  </w:t>
      </w:r>
      <w:r>
        <w:rPr>
          <w:rFonts w:ascii="Nyala" w:hAnsi="Power Geez Unicode1" w:cs="Power Geez Unicode1"/>
          <w:sz w:val="24"/>
          <w:szCs w:val="24"/>
          <w:lang w:val="am-ET"/>
        </w:rPr>
        <w:t>ማልማት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ይቻላል፡፡</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በተጨማሪም</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በመደብ</w:t>
      </w:r>
      <w:r>
        <w:rPr>
          <w:rFonts w:ascii="Nyala" w:hAnsi="Power Geez Unicode1" w:cs="Power Geez Unicode1"/>
          <w:sz w:val="24"/>
          <w:szCs w:val="24"/>
          <w:lang w:val="am-ET"/>
        </w:rPr>
        <w:t xml:space="preserve"> </w:t>
      </w:r>
      <w:r>
        <w:rPr>
          <w:rFonts w:ascii="Nyala" w:hAnsi="Power Geez Unicode1" w:cs="Power Geez Unicode1"/>
          <w:sz w:val="24"/>
          <w:szCs w:val="24"/>
          <w:lang w:val="am-ET"/>
        </w:rPr>
        <w:t>ላይ</w:t>
      </w:r>
      <w:r>
        <w:rPr>
          <w:rFonts w:ascii="Nyala" w:hAnsi="Power Geez Unicode1" w:cs="Power Geez Unicode1"/>
          <w:sz w:val="24"/>
          <w:szCs w:val="24"/>
          <w:lang w:val="am-ET"/>
        </w:rPr>
        <w:t xml:space="preserve"> </w:t>
      </w:r>
      <w:r>
        <w:rPr>
          <w:rFonts w:ascii="Nyala" w:hAnsi="Power Geez Unicode1" w:cs="Power Geez Unicode1"/>
          <w:sz w:val="24"/>
          <w:szCs w:val="24"/>
          <w:lang w:val="am-ET"/>
        </w:rPr>
        <w:t>ችግኝ</w:t>
      </w:r>
      <w:r>
        <w:rPr>
          <w:rFonts w:ascii="Nyala" w:hAnsi="Power Geez Unicode1" w:cs="Power Geez Unicode1"/>
          <w:sz w:val="24"/>
          <w:szCs w:val="24"/>
          <w:lang w:val="am-ET"/>
        </w:rPr>
        <w:t xml:space="preserve"> </w:t>
      </w:r>
      <w:r>
        <w:rPr>
          <w:rFonts w:ascii="Nyala" w:hAnsi="Power Geez Unicode1" w:cs="Power Geez Unicode1"/>
          <w:sz w:val="24"/>
          <w:szCs w:val="24"/>
          <w:lang w:val="am-ET"/>
        </w:rPr>
        <w:t>አፍልቶ</w:t>
      </w:r>
      <w:r>
        <w:rPr>
          <w:rFonts w:ascii="Nyala" w:hAnsi="Power Geez Unicode1" w:cs="Power Geez Unicode1"/>
          <w:sz w:val="24"/>
          <w:szCs w:val="24"/>
          <w:lang w:val="am-ET"/>
        </w:rPr>
        <w:t xml:space="preserve"> </w:t>
      </w:r>
      <w:r>
        <w:rPr>
          <w:rFonts w:ascii="Nyala" w:hAnsi="Power Geez Unicode1" w:cs="Power Geez Unicode1"/>
          <w:sz w:val="24"/>
          <w:szCs w:val="24"/>
          <w:lang w:val="am-ET"/>
        </w:rPr>
        <w:t>ወደ</w:t>
      </w:r>
      <w:r>
        <w:rPr>
          <w:rFonts w:ascii="Nyala" w:hAnsi="Power Geez Unicode1" w:cs="Power Geez Unicode1"/>
          <w:sz w:val="24"/>
          <w:szCs w:val="24"/>
          <w:lang w:val="am-ET"/>
        </w:rPr>
        <w:t xml:space="preserve"> </w:t>
      </w:r>
      <w:r>
        <w:rPr>
          <w:rFonts w:ascii="Nyala" w:hAnsi="Power Geez Unicode1" w:cs="Power Geez Unicode1"/>
          <w:sz w:val="24"/>
          <w:szCs w:val="24"/>
          <w:lang w:val="am-ET"/>
        </w:rPr>
        <w:t>ዋና</w:t>
      </w:r>
      <w:r>
        <w:rPr>
          <w:rFonts w:ascii="Nyala" w:hAnsi="Power Geez Unicode1" w:cs="Power Geez Unicode1"/>
          <w:sz w:val="24"/>
          <w:szCs w:val="24"/>
          <w:lang w:val="am-ET"/>
        </w:rPr>
        <w:t xml:space="preserve"> </w:t>
      </w:r>
      <w:r>
        <w:rPr>
          <w:rFonts w:ascii="Nyala" w:hAnsi="Power Geez Unicode1" w:cs="Power Geez Unicode1"/>
          <w:sz w:val="24"/>
          <w:szCs w:val="24"/>
          <w:lang w:val="am-ET"/>
        </w:rPr>
        <w:t>ማሳ</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በማዛወር</w:t>
      </w:r>
      <w:r>
        <w:rPr>
          <w:rFonts w:ascii="Nyala" w:hAnsi="Power Geez Unicode1" w:cs="Power Geez Unicode1"/>
          <w:sz w:val="24"/>
          <w:szCs w:val="24"/>
          <w:lang w:val="am-ET"/>
        </w:rPr>
        <w:t xml:space="preserve"> </w:t>
      </w:r>
      <w:r>
        <w:rPr>
          <w:rFonts w:ascii="Nyala" w:hAnsi="Power Geez Unicode1" w:cs="Power Geez Unicode1"/>
          <w:sz w:val="24"/>
          <w:szCs w:val="24"/>
          <w:lang w:val="am-ET"/>
        </w:rPr>
        <w:t>ማልማት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ይቻላል፡፡</w:t>
      </w:r>
      <w:r>
        <w:rPr>
          <w:rFonts w:ascii="Nyala" w:hAnsi="Power Geez Unicode1" w:cs="Power Geez Unicode1"/>
          <w:sz w:val="24"/>
          <w:szCs w:val="24"/>
          <w:lang w:val="am-ET"/>
        </w:rPr>
        <w:t xml:space="preserve"> </w:t>
      </w:r>
    </w:p>
    <w:p w14:paraId="28B2E9B4" w14:textId="77777777" w:rsidR="00496375" w:rsidRDefault="00496375">
      <w:pPr>
        <w:spacing w:after="0" w:line="360" w:lineRule="auto"/>
        <w:contextualSpacing/>
        <w:jc w:val="both"/>
        <w:rPr>
          <w:rFonts w:ascii="Nyala" w:hAnsi="Power Geez Unicode1" w:cs="Power Geez Unicode1"/>
          <w:sz w:val="24"/>
          <w:szCs w:val="24"/>
          <w:lang w:val="am-ET"/>
        </w:rPr>
      </w:pPr>
    </w:p>
    <w:p w14:paraId="72BC6ABD" w14:textId="77777777" w:rsidR="00496375" w:rsidRDefault="00496375">
      <w:pPr>
        <w:spacing w:after="0" w:line="360" w:lineRule="auto"/>
        <w:contextualSpacing/>
        <w:jc w:val="both"/>
        <w:rPr>
          <w:rFonts w:ascii="Power Geez Unicode1" w:hAnsi="Power Geez Unicode1" w:cs="Power Geez Unicode1"/>
          <w:bCs/>
          <w:sz w:val="24"/>
          <w:szCs w:val="24"/>
        </w:rPr>
      </w:pPr>
      <w:r>
        <w:rPr>
          <w:rFonts w:ascii="Power Geez Unicode1" w:hAnsi="Power Geez Unicode1" w:cs="Power Geez Unicode1"/>
          <w:bCs/>
          <w:sz w:val="24"/>
          <w:szCs w:val="24"/>
          <w:lang w:val="am-ET"/>
        </w:rPr>
        <w:t xml:space="preserve"> በመስመር</w:t>
      </w:r>
      <w:r>
        <w:rPr>
          <w:rFonts w:ascii="Nyala" w:hAnsi="Power Geez Unicode1" w:cs="Power Geez Unicode1"/>
          <w:bCs/>
          <w:sz w:val="24"/>
          <w:szCs w:val="24"/>
          <w:lang w:val="am-ET"/>
        </w:rPr>
        <w:t xml:space="preserve"> </w:t>
      </w:r>
      <w:r>
        <w:rPr>
          <w:rFonts w:ascii="Nyala" w:hAnsi="Power Geez Unicode1" w:cs="Power Geez Unicode1"/>
          <w:bCs/>
          <w:sz w:val="24"/>
          <w:szCs w:val="24"/>
          <w:lang w:val="am-ET"/>
        </w:rPr>
        <w:t>መዝራት</w:t>
      </w:r>
      <w:r>
        <w:rPr>
          <w:rFonts w:ascii="Nyala" w:hAnsi="Power Geez Unicode1" w:cs="Power Geez Unicode1"/>
          <w:bCs/>
          <w:sz w:val="24"/>
          <w:szCs w:val="24"/>
          <w:lang w:val="am-ET"/>
        </w:rPr>
        <w:t xml:space="preserve"> </w:t>
      </w:r>
      <w:r>
        <w:rPr>
          <w:rFonts w:ascii="Power Geez Unicode1" w:hAnsi="Power Geez Unicode1" w:cs="Power Geez Unicode1"/>
          <w:bCs/>
          <w:sz w:val="24"/>
          <w:szCs w:val="24"/>
          <w:lang w:val="en-GB"/>
        </w:rPr>
        <w:t>ለማደበሪያ አጠቃቀም እና ለሰብል እንከብካቤ ስራ የተሻለ ነው፡፡</w:t>
      </w:r>
      <w:r>
        <w:rPr>
          <w:rFonts w:ascii="Power Geez Unicode1" w:hAnsi="Power Geez Unicode1" w:cs="Power Geez Unicode1"/>
          <w:bCs/>
          <w:sz w:val="24"/>
          <w:szCs w:val="24"/>
          <w:lang w:val="am-ET"/>
        </w:rPr>
        <w:t xml:space="preserve"> </w:t>
      </w:r>
      <w:r>
        <w:rPr>
          <w:rFonts w:ascii="Power Geez Unicode1" w:hAnsi="Power Geez Unicode1" w:cs="Power Geez Unicode1"/>
          <w:sz w:val="24"/>
          <w:szCs w:val="24"/>
          <w:lang w:val="am-ET"/>
        </w:rPr>
        <w:t xml:space="preserve">ጤፍ </w:t>
      </w:r>
      <w:r>
        <w:rPr>
          <w:rFonts w:ascii="Power Geez Unicode1" w:hAnsi="Power Geez Unicode1" w:cs="Power Geez Unicode1"/>
          <w:kern w:val="24"/>
          <w:sz w:val="24"/>
          <w:szCs w:val="24"/>
        </w:rPr>
        <w:t xml:space="preserve">በመስመር </w:t>
      </w:r>
      <w:r>
        <w:rPr>
          <w:rFonts w:ascii="Power Geez Unicode1" w:hAnsi="Power Geez Unicode1" w:cs="Power Geez Unicode1"/>
          <w:kern w:val="24"/>
          <w:sz w:val="24"/>
          <w:szCs w:val="24"/>
          <w:lang w:val="am-ET"/>
        </w:rPr>
        <w:t>ሲዘራ</w:t>
      </w:r>
      <w:r>
        <w:rPr>
          <w:rFonts w:ascii="Power Geez Unicode1" w:hAnsi="Power Geez Unicode1" w:cs="Power Geez Unicode1"/>
          <w:sz w:val="24"/>
          <w:szCs w:val="24"/>
        </w:rPr>
        <w:t xml:space="preserve"> በመስመሮች መካካል 20 ሴ/ሜ ርቀት</w:t>
      </w:r>
      <w:r>
        <w:rPr>
          <w:rFonts w:ascii="Power Geez Unicode1" w:hAnsi="Power Geez Unicode1" w:cs="Power Geez Unicode1"/>
          <w:sz w:val="24"/>
          <w:szCs w:val="24"/>
          <w:lang w:val="am-ET"/>
        </w:rPr>
        <w:t xml:space="preserve"> ጠብቆ መዝራት ይመከራል</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ስዕል</w:t>
      </w:r>
      <w:r>
        <w:rPr>
          <w:rFonts w:ascii="Nyala" w:hAnsi="Power Geez Unicode1" w:cs="Power Geez Unicode1"/>
          <w:sz w:val="24"/>
          <w:szCs w:val="24"/>
          <w:lang w:val="am-ET"/>
        </w:rPr>
        <w:t xml:space="preserve"> 2)</w:t>
      </w:r>
      <w:r>
        <w:rPr>
          <w:rFonts w:ascii="Power Geez Unicode1" w:hAnsi="Power Geez Unicode1" w:cs="Power Geez Unicode1"/>
          <w:sz w:val="24"/>
          <w:szCs w:val="24"/>
          <w:lang w:val="am-ET"/>
        </w:rPr>
        <w:t xml:space="preserve">፡፡ የጤፍ ዘር ሲዘራ በተቻለ መጠን </w:t>
      </w:r>
      <w:r>
        <w:rPr>
          <w:rFonts w:ascii="Power Geez Unicode1" w:hAnsi="Power Geez Unicode1" w:cs="Power Geez Unicode1"/>
          <w:bCs/>
          <w:sz w:val="24"/>
          <w:szCs w:val="24"/>
        </w:rPr>
        <w:t>ከ</w:t>
      </w:r>
      <w:r>
        <w:rPr>
          <w:rFonts w:ascii="Power Geez Unicode1" w:hAnsi="Power Geez Unicode1" w:cs="Power Geez Unicode1"/>
          <w:bCs/>
          <w:sz w:val="24"/>
          <w:szCs w:val="24"/>
          <w:lang w:val="am-ET"/>
        </w:rPr>
        <w:t xml:space="preserve"> 2</w:t>
      </w:r>
      <w:r>
        <w:rPr>
          <w:rFonts w:ascii="Power Geez Unicode1" w:hAnsi="Power Geez Unicode1" w:cs="Power Geez Unicode1"/>
          <w:bCs/>
          <w:sz w:val="24"/>
          <w:szCs w:val="24"/>
        </w:rPr>
        <w:t xml:space="preserve"> ሴ/ሜ በላይ አፈር እንዳይለብስና እንዳይቀበር ጥንቃቄ ማድረግ </w:t>
      </w:r>
      <w:r>
        <w:rPr>
          <w:rFonts w:ascii="Power Geez Unicode1" w:hAnsi="Power Geez Unicode1" w:cs="Power Geez Unicode1"/>
          <w:bCs/>
          <w:sz w:val="24"/>
          <w:szCs w:val="24"/>
          <w:lang w:val="am-ET"/>
        </w:rPr>
        <w:t>ይገባል፡፡ ጤፍ</w:t>
      </w:r>
      <w:r>
        <w:rPr>
          <w:rFonts w:ascii="Nyala" w:hAnsi="Power Geez Unicode1" w:cs="Power Geez Unicode1"/>
          <w:bCs/>
          <w:sz w:val="24"/>
          <w:szCs w:val="24"/>
          <w:lang w:val="am-ET"/>
        </w:rPr>
        <w:t xml:space="preserve"> </w:t>
      </w:r>
      <w:r>
        <w:rPr>
          <w:rFonts w:ascii="Nyala" w:hAnsi="Power Geez Unicode1" w:cs="Power Geez Unicode1"/>
          <w:bCs/>
          <w:sz w:val="24"/>
          <w:szCs w:val="24"/>
          <w:lang w:val="am-ET"/>
        </w:rPr>
        <w:t>በመስመር</w:t>
      </w:r>
      <w:r>
        <w:rPr>
          <w:rFonts w:ascii="Nyala" w:hAnsi="Power Geez Unicode1" w:cs="Power Geez Unicode1"/>
          <w:bCs/>
          <w:sz w:val="24"/>
          <w:szCs w:val="24"/>
          <w:lang w:val="am-ET"/>
        </w:rPr>
        <w:t xml:space="preserve"> </w:t>
      </w:r>
      <w:r>
        <w:rPr>
          <w:rFonts w:ascii="Power Geez Unicode1" w:hAnsi="Power Geez Unicode1" w:cs="Power Geez Unicode1"/>
          <w:bCs/>
          <w:sz w:val="24"/>
          <w:szCs w:val="24"/>
          <w:lang w:val="am-ET"/>
        </w:rPr>
        <w:t>ሲዘራ ዘሩ</w:t>
      </w:r>
      <w:r>
        <w:rPr>
          <w:rFonts w:ascii="Power Geez Unicode1" w:hAnsi="Power Geez Unicode1" w:cs="Power Geez Unicode1"/>
          <w:bCs/>
          <w:sz w:val="24"/>
          <w:szCs w:val="24"/>
        </w:rPr>
        <w:t xml:space="preserve"> </w:t>
      </w:r>
      <w:r>
        <w:rPr>
          <w:rFonts w:ascii="Power Geez Unicode1" w:hAnsi="Power Geez Unicode1" w:cs="Power Geez Unicode1"/>
          <w:bCs/>
          <w:sz w:val="24"/>
          <w:szCs w:val="24"/>
          <w:lang w:val="am-ET"/>
        </w:rPr>
        <w:t xml:space="preserve">በፈሩ </w:t>
      </w:r>
      <w:r>
        <w:rPr>
          <w:rFonts w:ascii="Power Geez Unicode1" w:hAnsi="Power Geez Unicode1" w:cs="Power Geez Unicode1"/>
          <w:bCs/>
          <w:sz w:val="24"/>
          <w:szCs w:val="24"/>
        </w:rPr>
        <w:t xml:space="preserve">ከንፈር </w:t>
      </w:r>
      <w:r>
        <w:rPr>
          <w:rFonts w:ascii="Nyala" w:hAnsi="Power Geez Unicode1" w:cs="Power Geez Unicode1"/>
          <w:bCs/>
          <w:sz w:val="24"/>
          <w:szCs w:val="24"/>
          <w:lang w:val="am-ET"/>
        </w:rPr>
        <w:t>ላይ</w:t>
      </w:r>
      <w:r>
        <w:rPr>
          <w:rFonts w:ascii="Nyala" w:hAnsi="Power Geez Unicode1" w:cs="Power Geez Unicode1"/>
          <w:bCs/>
          <w:sz w:val="24"/>
          <w:szCs w:val="24"/>
          <w:lang w:val="am-ET"/>
        </w:rPr>
        <w:t xml:space="preserve"> </w:t>
      </w:r>
      <w:r>
        <w:rPr>
          <w:rFonts w:ascii="Power Geez Unicode1" w:hAnsi="Power Geez Unicode1" w:cs="Power Geez Unicode1"/>
          <w:bCs/>
          <w:sz w:val="24"/>
          <w:szCs w:val="24"/>
          <w:lang w:val="am-ET"/>
        </w:rPr>
        <w:t>እንዲያርፍ በማድረግ</w:t>
      </w:r>
      <w:r>
        <w:rPr>
          <w:rFonts w:ascii="Power Geez Unicode1" w:hAnsi="Power Geez Unicode1" w:cs="Power Geez Unicode1"/>
          <w:bCs/>
          <w:sz w:val="24"/>
          <w:szCs w:val="24"/>
        </w:rPr>
        <w:t xml:space="preserve"> </w:t>
      </w:r>
      <w:r>
        <w:rPr>
          <w:rFonts w:ascii="Power Geez Unicode1" w:hAnsi="Power Geez Unicode1" w:cs="Power Geez Unicode1"/>
          <w:bCs/>
          <w:sz w:val="24"/>
          <w:szCs w:val="24"/>
          <w:lang w:val="am-ET"/>
        </w:rPr>
        <w:t>ስ</w:t>
      </w:r>
      <w:r>
        <w:rPr>
          <w:rFonts w:ascii="Power Geez Unicode1" w:hAnsi="Power Geez Unicode1" w:cs="Power Geez Unicode1"/>
          <w:bCs/>
          <w:sz w:val="24"/>
          <w:szCs w:val="24"/>
        </w:rPr>
        <w:t xml:space="preserve">ሮች በደንብ ወደ </w:t>
      </w:r>
      <w:r>
        <w:rPr>
          <w:rFonts w:ascii="Power Geez Unicode1" w:hAnsi="Power Geez Unicode1" w:cs="Power Geez Unicode1"/>
          <w:bCs/>
          <w:sz w:val="24"/>
          <w:szCs w:val="24"/>
          <w:lang w:val="am-ET"/>
        </w:rPr>
        <w:t xml:space="preserve">መሬት </w:t>
      </w:r>
      <w:r>
        <w:rPr>
          <w:rFonts w:ascii="Power Geez Unicode1" w:hAnsi="Power Geez Unicode1" w:cs="Power Geez Unicode1"/>
          <w:bCs/>
          <w:sz w:val="24"/>
          <w:szCs w:val="24"/>
        </w:rPr>
        <w:t xml:space="preserve">ዘልቀው </w:t>
      </w:r>
      <w:r>
        <w:rPr>
          <w:rFonts w:ascii="Power Geez Unicode1" w:hAnsi="Power Geez Unicode1" w:cs="Power Geez Unicode1"/>
          <w:bCs/>
          <w:sz w:val="24"/>
          <w:szCs w:val="24"/>
          <w:lang w:val="am-ET"/>
        </w:rPr>
        <w:t>እንዲገቡ ማድረግ</w:t>
      </w:r>
      <w:r>
        <w:rPr>
          <w:rFonts w:ascii="Nyala" w:hAnsi="Power Geez Unicode1" w:cs="Power Geez Unicode1"/>
          <w:bCs/>
          <w:sz w:val="24"/>
          <w:szCs w:val="24"/>
          <w:lang w:val="am-ET"/>
        </w:rPr>
        <w:t xml:space="preserve"> </w:t>
      </w:r>
      <w:r>
        <w:rPr>
          <w:rFonts w:ascii="Power Geez Unicode1" w:hAnsi="Power Geez Unicode1" w:cs="Power Geez Unicode1"/>
          <w:bCs/>
          <w:sz w:val="24"/>
          <w:szCs w:val="24"/>
          <w:lang w:val="am-ET"/>
        </w:rPr>
        <w:t xml:space="preserve">ያስፈልጋል፡፡ </w:t>
      </w:r>
      <w:r>
        <w:rPr>
          <w:rFonts w:ascii="Power Geez Unicode1" w:hAnsi="Power Geez Unicode1" w:cs="Power Geez Unicode1"/>
          <w:bCs/>
          <w:sz w:val="24"/>
          <w:szCs w:val="24"/>
        </w:rPr>
        <w:t>በ</w:t>
      </w:r>
      <w:r>
        <w:rPr>
          <w:rFonts w:ascii="Power Geez Unicode1" w:hAnsi="Power Geez Unicode1" w:cs="Power Geez Unicode1"/>
          <w:bCs/>
          <w:sz w:val="24"/>
          <w:szCs w:val="24"/>
          <w:lang w:val="am-ET"/>
        </w:rPr>
        <w:t>ተጨማሪም</w:t>
      </w:r>
      <w:r>
        <w:rPr>
          <w:rFonts w:ascii="Power Geez Unicode1" w:hAnsi="Power Geez Unicode1" w:cs="Power Geez Unicode1"/>
          <w:bCs/>
          <w:sz w:val="24"/>
          <w:szCs w:val="24"/>
        </w:rPr>
        <w:t xml:space="preserve"> አስፈላጊውን ውኃና ንጥረ-ነገር በማግኘት የዳበረና የጠነከረ አገዳ እንዲኖረው </w:t>
      </w:r>
      <w:r>
        <w:rPr>
          <w:rFonts w:ascii="Nyala" w:hAnsi="Power Geez Unicode1" w:cs="Power Geez Unicode1"/>
          <w:bCs/>
          <w:sz w:val="24"/>
          <w:szCs w:val="24"/>
          <w:lang w:val="am-ET"/>
        </w:rPr>
        <w:t>በማድረግ</w:t>
      </w:r>
      <w:r>
        <w:rPr>
          <w:rFonts w:ascii="Power Geez Unicode1" w:hAnsi="Power Geez Unicode1" w:cs="Power Geez Unicode1"/>
          <w:bCs/>
          <w:sz w:val="24"/>
          <w:szCs w:val="24"/>
        </w:rPr>
        <w:t xml:space="preserve"> </w:t>
      </w:r>
      <w:r>
        <w:rPr>
          <w:rFonts w:ascii="Power Geez Unicode1" w:hAnsi="Power Geez Unicode1" w:cs="Power Geez Unicode1"/>
          <w:bCs/>
          <w:sz w:val="24"/>
          <w:szCs w:val="24"/>
          <w:lang w:val="am-ET"/>
        </w:rPr>
        <w:t xml:space="preserve">ግሽበትንም </w:t>
      </w:r>
      <w:r>
        <w:rPr>
          <w:rFonts w:ascii="Power Geez Unicode1" w:hAnsi="Power Geez Unicode1" w:cs="Power Geez Unicode1"/>
          <w:bCs/>
          <w:sz w:val="24"/>
          <w:szCs w:val="24"/>
        </w:rPr>
        <w:t xml:space="preserve">ይቀንሳል፡፡ </w:t>
      </w:r>
    </w:p>
    <w:p w14:paraId="4157D862" w14:textId="77777777" w:rsidR="00496375" w:rsidRDefault="00496375">
      <w:pPr>
        <w:spacing w:after="0" w:line="360" w:lineRule="auto"/>
        <w:contextualSpacing/>
        <w:jc w:val="both"/>
        <w:rPr>
          <w:rFonts w:ascii="Power Geez Unicode1" w:hAnsi="Power Geez Unicode1" w:cs="Power Geez Unicode1"/>
          <w:bCs/>
          <w:sz w:val="24"/>
          <w:szCs w:val="24"/>
        </w:rPr>
      </w:pPr>
    </w:p>
    <w:p w14:paraId="62150E07" w14:textId="77777777" w:rsidR="00496375" w:rsidRDefault="00496375">
      <w:pPr>
        <w:spacing w:after="0" w:line="360" w:lineRule="auto"/>
        <w:contextualSpacing/>
        <w:jc w:val="both"/>
      </w:pPr>
      <w:r>
        <w:t xml:space="preserve"> </w:t>
      </w:r>
      <w:r>
        <w:pict>
          <v:shape id="Picture 2" o:spid="_x0000_i1034" type="#_x0000_t75" alt="" style="width:401.4pt;height:177pt">
            <v:fill o:detectmouseclick="t"/>
            <v:imagedata r:id="rId18" o:title="" croptop="34589f"/>
          </v:shape>
        </w:pict>
      </w:r>
    </w:p>
    <w:p w14:paraId="5CC807FF" w14:textId="77777777" w:rsidR="00496375" w:rsidRDefault="00496375">
      <w:pPr>
        <w:spacing w:after="0" w:line="360" w:lineRule="auto"/>
        <w:contextualSpacing/>
        <w:jc w:val="both"/>
      </w:pPr>
      <w:r>
        <w:rPr>
          <w:rFonts w:ascii="Power Geez Unicode1" w:eastAsia="Times New Roman" w:hAnsi="Power Geez Unicode1" w:cs="Power Geez Unicode1"/>
          <w:sz w:val="21"/>
          <w:szCs w:val="21"/>
        </w:rPr>
        <w:t xml:space="preserve">ሥዕል 2. </w:t>
      </w:r>
      <w:r>
        <w:rPr>
          <w:rFonts w:ascii="Power Geez Unicode1" w:eastAsia="Times New Roman" w:hAnsi="Power Geez Unicode1" w:cs="Power Geez Unicode1"/>
          <w:sz w:val="21"/>
          <w:szCs w:val="21"/>
          <w:lang w:val="am-ET"/>
        </w:rPr>
        <w:t>በምርምር</w:t>
      </w:r>
      <w:r>
        <w:rPr>
          <w:rFonts w:ascii="Nyala" w:eastAsia="Times New Roman" w:hAnsi="Power Geez Unicode1" w:cs="Power Geez Unicode1"/>
          <w:sz w:val="21"/>
          <w:szCs w:val="21"/>
          <w:lang w:val="am-ET"/>
        </w:rPr>
        <w:t xml:space="preserve"> </w:t>
      </w:r>
      <w:r>
        <w:rPr>
          <w:rFonts w:ascii="Nyala" w:eastAsia="Times New Roman" w:hAnsi="Power Geez Unicode1" w:cs="Power Geez Unicode1"/>
          <w:sz w:val="21"/>
          <w:szCs w:val="21"/>
          <w:lang w:val="am-ET"/>
        </w:rPr>
        <w:t>ማሳ</w:t>
      </w:r>
      <w:r>
        <w:rPr>
          <w:rFonts w:ascii="Nyala" w:eastAsia="Times New Roman" w:hAnsi="Power Geez Unicode1" w:cs="Power Geez Unicode1"/>
          <w:sz w:val="21"/>
          <w:szCs w:val="21"/>
          <w:lang w:val="am-ET"/>
        </w:rPr>
        <w:t xml:space="preserve"> </w:t>
      </w:r>
      <w:r>
        <w:rPr>
          <w:rFonts w:ascii="Nyala" w:eastAsia="Times New Roman" w:hAnsi="Power Geez Unicode1" w:cs="Power Geez Unicode1"/>
          <w:sz w:val="21"/>
          <w:szCs w:val="21"/>
          <w:lang w:val="am-ET"/>
        </w:rPr>
        <w:t>ላይ</w:t>
      </w:r>
      <w:r>
        <w:rPr>
          <w:rFonts w:ascii="Nyala" w:eastAsia="Times New Roman" w:hAnsi="Power Geez Unicode1" w:cs="Power Geez Unicode1"/>
          <w:sz w:val="21"/>
          <w:szCs w:val="21"/>
          <w:lang w:val="am-ET"/>
        </w:rPr>
        <w:t xml:space="preserve"> </w:t>
      </w:r>
      <w:r>
        <w:rPr>
          <w:rFonts w:ascii="Nyala" w:eastAsia="Times New Roman" w:hAnsi="Power Geez Unicode1" w:cs="Power Geez Unicode1"/>
          <w:sz w:val="21"/>
          <w:szCs w:val="21"/>
          <w:lang w:val="am-ET"/>
        </w:rPr>
        <w:t>በ</w:t>
      </w:r>
      <w:r>
        <w:rPr>
          <w:rFonts w:ascii="Power Geez Unicode1" w:eastAsia="Times New Roman" w:hAnsi="Power Geez Unicode1" w:cs="Power Geez Unicode1"/>
          <w:sz w:val="21"/>
          <w:szCs w:val="21"/>
          <w:lang w:val="am-ET"/>
        </w:rPr>
        <w:t>መስመር</w:t>
      </w:r>
      <w:r>
        <w:rPr>
          <w:rFonts w:ascii="Nyala" w:eastAsia="Times New Roman" w:hAnsi="Power Geez Unicode1" w:cs="Power Geez Unicode1"/>
          <w:sz w:val="21"/>
          <w:szCs w:val="21"/>
          <w:lang w:val="am-ET"/>
        </w:rPr>
        <w:t xml:space="preserve"> </w:t>
      </w:r>
      <w:r>
        <w:rPr>
          <w:rFonts w:ascii="Nyala" w:eastAsia="Times New Roman" w:hAnsi="Power Geez Unicode1" w:cs="Power Geez Unicode1"/>
          <w:sz w:val="21"/>
          <w:szCs w:val="21"/>
          <w:lang w:val="am-ET"/>
        </w:rPr>
        <w:t>የተዘራ</w:t>
      </w:r>
      <w:r>
        <w:rPr>
          <w:rFonts w:ascii="Nyala" w:eastAsia="Times New Roman" w:hAnsi="Power Geez Unicode1" w:cs="Power Geez Unicode1"/>
          <w:sz w:val="21"/>
          <w:szCs w:val="21"/>
          <w:lang w:val="am-ET"/>
        </w:rPr>
        <w:t xml:space="preserve"> </w:t>
      </w:r>
      <w:r>
        <w:rPr>
          <w:rFonts w:ascii="Nyala" w:eastAsia="Times New Roman" w:hAnsi="Power Geez Unicode1" w:cs="Power Geez Unicode1"/>
          <w:sz w:val="21"/>
          <w:szCs w:val="21"/>
          <w:lang w:val="am-ET"/>
        </w:rPr>
        <w:t>ጤፍ</w:t>
      </w:r>
      <w:r>
        <w:rPr>
          <w:rFonts w:ascii="Nyala" w:eastAsia="Times New Roman" w:hAnsi="Power Geez Unicode1" w:cs="Power Geez Unicode1"/>
          <w:sz w:val="21"/>
          <w:szCs w:val="21"/>
          <w:lang w:val="am-ET"/>
        </w:rPr>
        <w:t xml:space="preserve"> </w:t>
      </w:r>
      <w:r>
        <w:rPr>
          <w:rFonts w:ascii="Nyala" w:eastAsia="Times New Roman" w:hAnsi="Power Geez Unicode1" w:cs="Power Geez Unicode1"/>
          <w:sz w:val="21"/>
          <w:szCs w:val="21"/>
          <w:lang w:val="am-ET"/>
        </w:rPr>
        <w:t>የሚያሳይ</w:t>
      </w:r>
      <w:r>
        <w:rPr>
          <w:rFonts w:ascii="Nyala" w:eastAsia="Times New Roman" w:hAnsi="Power Geez Unicode1" w:cs="Power Geez Unicode1"/>
          <w:sz w:val="21"/>
          <w:szCs w:val="21"/>
          <w:lang w:val="am-ET"/>
        </w:rPr>
        <w:t xml:space="preserve"> </w:t>
      </w:r>
      <w:r>
        <w:rPr>
          <w:rFonts w:ascii="Nyala" w:eastAsia="Times New Roman" w:hAnsi="Power Geez Unicode1" w:cs="Power Geez Unicode1"/>
          <w:sz w:val="21"/>
          <w:szCs w:val="21"/>
          <w:lang w:val="am-ET"/>
        </w:rPr>
        <w:t>ምስል</w:t>
      </w:r>
    </w:p>
    <w:p w14:paraId="00E7993B" w14:textId="77777777" w:rsidR="00496375" w:rsidRDefault="00496375">
      <w:pPr>
        <w:spacing w:after="0" w:line="360" w:lineRule="auto"/>
        <w:contextualSpacing/>
        <w:jc w:val="both"/>
        <w:rPr>
          <w:rFonts w:ascii="Power Geez Unicode1" w:hAnsi="Power Geez Unicode1" w:cs="Power Geez Unicode1"/>
          <w:bCs/>
          <w:sz w:val="24"/>
          <w:szCs w:val="24"/>
        </w:rPr>
      </w:pPr>
    </w:p>
    <w:p w14:paraId="4FEE2CDF" w14:textId="77777777" w:rsidR="00496375" w:rsidRDefault="00496375">
      <w:pPr>
        <w:pStyle w:val="Heading3"/>
        <w:rPr>
          <w:rFonts w:ascii="Power Geez Unicode1" w:hAnsi="Power Geez Unicode1" w:cs="Power Geez Unicode1"/>
          <w:b w:val="0"/>
          <w:bCs w:val="0"/>
          <w:sz w:val="24"/>
          <w:szCs w:val="24"/>
        </w:rPr>
      </w:pPr>
      <w:bookmarkStart w:id="122" w:name="_Toc26850"/>
      <w:bookmarkStart w:id="123" w:name="_Toc16087"/>
      <w:r>
        <w:rPr>
          <w:rFonts w:ascii="Power Geez Unicode1" w:hAnsi="Power Geez Unicode1" w:cs="Power Geez Unicode1"/>
          <w:b w:val="0"/>
          <w:bCs w:val="0"/>
          <w:color w:val="0070C0"/>
          <w:sz w:val="24"/>
          <w:szCs w:val="24"/>
        </w:rPr>
        <w:t xml:space="preserve">5.4.4. ችግኝ </w:t>
      </w:r>
      <w:r>
        <w:rPr>
          <w:rFonts w:ascii="Power Geez Unicode1" w:hAnsi="Power Geez Unicode1" w:cs="Power Geez Unicode1"/>
          <w:b w:val="0"/>
          <w:bCs w:val="0"/>
          <w:sz w:val="24"/>
          <w:szCs w:val="24"/>
        </w:rPr>
        <w:t>አፍልቶ ማዛመት</w:t>
      </w:r>
      <w:bookmarkEnd w:id="122"/>
      <w:bookmarkEnd w:id="123"/>
    </w:p>
    <w:p w14:paraId="7F3C48F1" w14:textId="77777777" w:rsidR="00496375" w:rsidRDefault="00496375">
      <w:pPr>
        <w:spacing w:after="0" w:line="240" w:lineRule="auto"/>
        <w:jc w:val="center"/>
        <w:rPr>
          <w:rFonts w:ascii="Nyala" w:hAnsi="Nyala"/>
          <w:sz w:val="24"/>
          <w:szCs w:val="24"/>
        </w:rPr>
      </w:pPr>
      <w:r>
        <w:rPr>
          <w:rFonts w:ascii="Nyala" w:hAnsi="Nyala"/>
          <w:sz w:val="24"/>
          <w:szCs w:val="24"/>
        </w:rPr>
        <w:t xml:space="preserve"> </w:t>
      </w:r>
    </w:p>
    <w:p w14:paraId="46C73A5D" w14:textId="77777777" w:rsidR="00496375" w:rsidRDefault="00496375">
      <w:pPr>
        <w:spacing w:after="0" w:line="360" w:lineRule="auto"/>
        <w:jc w:val="both"/>
        <w:rPr>
          <w:rFonts w:ascii="Power Geez Unicode1" w:hAnsi="Power Geez Unicode1" w:cs="Power Geez Unicode1"/>
          <w:sz w:val="24"/>
          <w:szCs w:val="24"/>
          <w:lang w:val="am-ET"/>
        </w:rPr>
      </w:pPr>
      <w:r>
        <w:rPr>
          <w:rFonts w:ascii="Power Geez Unicode1" w:hAnsi="Power Geez Unicode1" w:cs="Power Geez Unicode1"/>
          <w:sz w:val="24"/>
          <w:szCs w:val="24"/>
        </w:rPr>
        <w:t xml:space="preserve">ይህ አስራር በአምራች ደረጃ </w:t>
      </w:r>
      <w:r>
        <w:rPr>
          <w:rFonts w:ascii="Power Geez Unicode1" w:hAnsi="Power Geez Unicode1" w:cs="Power Geez Unicode1"/>
          <w:sz w:val="24"/>
          <w:szCs w:val="24"/>
          <w:lang w:val="am-ET"/>
        </w:rPr>
        <w:t>በሰፊው ባ</w:t>
      </w:r>
      <w:r>
        <w:rPr>
          <w:rFonts w:ascii="Power Geez Unicode1" w:hAnsi="Power Geez Unicode1" w:cs="Power Geez Unicode1"/>
          <w:sz w:val="24"/>
          <w:szCs w:val="24"/>
        </w:rPr>
        <w:t>ይተገበ</w:t>
      </w:r>
      <w:r>
        <w:rPr>
          <w:rFonts w:ascii="Power Geez Unicode1" w:hAnsi="Power Geez Unicode1" w:cs="Power Geez Unicode1"/>
          <w:sz w:val="24"/>
          <w:szCs w:val="24"/>
          <w:lang w:val="am-ET"/>
        </w:rPr>
        <w:t>ርም ለ</w:t>
      </w:r>
      <w:r>
        <w:rPr>
          <w:rFonts w:ascii="Power Geez Unicode1" w:hAnsi="Power Geez Unicode1" w:cs="Power Geez Unicode1"/>
          <w:sz w:val="24"/>
          <w:szCs w:val="24"/>
        </w:rPr>
        <w:t>ዘር አባዢዎች</w:t>
      </w:r>
      <w:r>
        <w:rPr>
          <w:rFonts w:ascii="Power Geez Unicode1" w:hAnsi="Power Geez Unicode1" w:cs="Power Geez Unicode1"/>
          <w:sz w:val="24"/>
          <w:szCs w:val="24"/>
          <w:lang w:val="am-ET"/>
        </w:rPr>
        <w:t xml:space="preserve"> እና ፍላጎቱ</w:t>
      </w:r>
      <w:r>
        <w:rPr>
          <w:rFonts w:ascii="Power Geez Unicode1" w:hAnsi="Power Geez Unicode1" w:cs="Power Geez Unicode1"/>
          <w:sz w:val="24"/>
          <w:szCs w:val="24"/>
        </w:rPr>
        <w:t>ን</w:t>
      </w:r>
      <w:r>
        <w:rPr>
          <w:rFonts w:ascii="Power Geez Unicode1" w:hAnsi="Power Geez Unicode1" w:cs="Power Geez Unicode1"/>
          <w:sz w:val="24"/>
          <w:szCs w:val="24"/>
          <w:lang w:val="am-ET"/>
        </w:rPr>
        <w:t xml:space="preserve"> ላላቸው አርሶ አደሮች እንደ አንድ አማራጭ ሊያገለግል ይችላል</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በማለት</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አካተኗል፡፡</w:t>
      </w:r>
      <w:r>
        <w:rPr>
          <w:rFonts w:ascii="Nyala" w:hAnsi="Power Geez Unicode1" w:cs="Power Geez Unicode1"/>
          <w:sz w:val="24"/>
          <w:szCs w:val="24"/>
          <w:lang w:val="am-ET"/>
        </w:rPr>
        <w:t xml:space="preserve"> </w:t>
      </w:r>
      <w:r>
        <w:rPr>
          <w:rFonts w:ascii="Power Geez Unicode1" w:hAnsi="Power Geez Unicode1" w:cs="Power Geez Unicode1"/>
          <w:bCs/>
          <w:sz w:val="24"/>
          <w:szCs w:val="24"/>
        </w:rPr>
        <w:t>የጤፍ ዘር</w:t>
      </w:r>
      <w:r>
        <w:rPr>
          <w:rFonts w:ascii="Power Geez Unicode1" w:hAnsi="Power Geez Unicode1" w:cs="Power Geez Unicode1"/>
          <w:bCs/>
          <w:sz w:val="24"/>
          <w:szCs w:val="24"/>
          <w:lang w:val="am-ET"/>
        </w:rPr>
        <w:t>ን</w:t>
      </w:r>
      <w:r>
        <w:rPr>
          <w:rFonts w:ascii="Nyala" w:hAnsi="Power Geez Unicode1" w:cs="Power Geez Unicode1"/>
          <w:bCs/>
          <w:sz w:val="24"/>
          <w:szCs w:val="24"/>
          <w:lang w:val="am-ET"/>
        </w:rPr>
        <w:t xml:space="preserve"> </w:t>
      </w:r>
      <w:r>
        <w:rPr>
          <w:rFonts w:ascii="Nyala" w:hAnsi="Power Geez Unicode1" w:cs="Power Geez Unicode1"/>
          <w:bCs/>
          <w:sz w:val="24"/>
          <w:szCs w:val="24"/>
          <w:lang w:val="am-ET"/>
        </w:rPr>
        <w:t>በ</w:t>
      </w:r>
      <w:r>
        <w:rPr>
          <w:rFonts w:ascii="Power Geez Unicode1" w:hAnsi="Power Geez Unicode1" w:cs="Power Geez Unicode1"/>
          <w:bCs/>
          <w:sz w:val="24"/>
          <w:szCs w:val="24"/>
        </w:rPr>
        <w:t xml:space="preserve">ችግኝ አፍልቶ </w:t>
      </w:r>
      <w:r>
        <w:rPr>
          <w:rFonts w:ascii="Power Geez Unicode1" w:hAnsi="Power Geez Unicode1" w:cs="Power Geez Unicode1"/>
          <w:bCs/>
          <w:sz w:val="24"/>
          <w:szCs w:val="24"/>
          <w:lang w:val="am-ET"/>
        </w:rPr>
        <w:t>ለ</w:t>
      </w:r>
      <w:r>
        <w:rPr>
          <w:rFonts w:ascii="Power Geez Unicode1" w:hAnsi="Power Geez Unicode1" w:cs="Power Geez Unicode1"/>
          <w:bCs/>
          <w:sz w:val="24"/>
          <w:szCs w:val="24"/>
        </w:rPr>
        <w:t xml:space="preserve">ማዛመት </w:t>
      </w:r>
      <w:r>
        <w:rPr>
          <w:rFonts w:ascii="Nyala" w:hAnsi="Power Geez Unicode1" w:cs="Power Geez Unicode1"/>
          <w:bCs/>
          <w:sz w:val="24"/>
          <w:szCs w:val="24"/>
          <w:lang w:val="am-ET"/>
        </w:rPr>
        <w:t>ከተፈለገ</w:t>
      </w:r>
      <w:r>
        <w:rPr>
          <w:rFonts w:ascii="Power Geez Unicode1" w:hAnsi="Power Geez Unicode1" w:cs="Power Geez Unicode1"/>
          <w:bCs/>
          <w:sz w:val="24"/>
          <w:szCs w:val="24"/>
        </w:rPr>
        <w:t xml:space="preserve"> </w:t>
      </w:r>
      <w:r>
        <w:rPr>
          <w:rFonts w:ascii="Power Geez Unicode1" w:hAnsi="Power Geez Unicode1" w:cs="Power Geez Unicode1"/>
          <w:bCs/>
          <w:sz w:val="24"/>
          <w:szCs w:val="24"/>
          <w:lang w:val="am-ET"/>
        </w:rPr>
        <w:t>ከ</w:t>
      </w:r>
      <w:r>
        <w:rPr>
          <w:rFonts w:ascii="Power Geez Unicode1" w:hAnsi="Power Geez Unicode1" w:cs="Power Geez Unicode1"/>
          <w:bCs/>
          <w:sz w:val="24"/>
          <w:szCs w:val="24"/>
        </w:rPr>
        <w:t>መዝሪያ ቀናት ቀደም ብሎ ከ</w:t>
      </w:r>
      <w:r>
        <w:rPr>
          <w:rFonts w:ascii="Power Geez Unicode1" w:hAnsi="Power Geez Unicode1" w:cs="Power Geez Unicode1"/>
          <w:bCs/>
          <w:sz w:val="24"/>
          <w:szCs w:val="24"/>
          <w:lang w:val="am-ET"/>
        </w:rPr>
        <w:t xml:space="preserve">ዋናው </w:t>
      </w:r>
      <w:r>
        <w:rPr>
          <w:rFonts w:ascii="Power Geez Unicode1" w:hAnsi="Power Geez Unicode1" w:cs="Power Geez Unicode1"/>
          <w:bCs/>
          <w:sz w:val="24"/>
          <w:szCs w:val="24"/>
        </w:rPr>
        <w:t xml:space="preserve">ማሳ ባልራቀ </w:t>
      </w:r>
      <w:r>
        <w:rPr>
          <w:rFonts w:ascii="Power Geez Unicode1" w:hAnsi="Power Geez Unicode1" w:cs="Power Geez Unicode1"/>
          <w:bCs/>
          <w:sz w:val="24"/>
          <w:szCs w:val="24"/>
          <w:lang w:val="am-ET"/>
        </w:rPr>
        <w:t>ቦታ ላይ</w:t>
      </w:r>
      <w:r>
        <w:rPr>
          <w:rFonts w:ascii="Power Geez Unicode1" w:hAnsi="Power Geez Unicode1" w:cs="Power Geez Unicode1"/>
          <w:bCs/>
          <w:sz w:val="24"/>
          <w:szCs w:val="24"/>
        </w:rPr>
        <w:t xml:space="preserve"> በመደብ ላይ ዘርቶ ለተከላ እስኪደርስ ተንከባክቦ  ማሳ</w:t>
      </w:r>
      <w:r>
        <w:rPr>
          <w:rFonts w:ascii="Power Geez Unicode1" w:hAnsi="Power Geez Unicode1" w:cs="Power Geez Unicode1"/>
          <w:bCs/>
          <w:sz w:val="24"/>
          <w:szCs w:val="24"/>
          <w:lang w:val="am-ET"/>
        </w:rPr>
        <w:t>ደግ ያስፈልጋል</w:t>
      </w:r>
      <w:r>
        <w:rPr>
          <w:rFonts w:ascii="Power Geez Unicode1" w:hAnsi="Power Geez Unicode1" w:cs="Power Geez Unicode1"/>
          <w:bCs/>
          <w:sz w:val="24"/>
          <w:szCs w:val="24"/>
        </w:rPr>
        <w:t xml:space="preserve"> (ሥዕል </w:t>
      </w:r>
      <w:r>
        <w:rPr>
          <w:rFonts w:ascii="Power Geez Unicode1" w:hAnsi="Power Geez Unicode1" w:cs="Power Geez Unicode1"/>
          <w:bCs/>
          <w:sz w:val="24"/>
          <w:szCs w:val="24"/>
          <w:lang w:val="am-ET"/>
        </w:rPr>
        <w:t>3</w:t>
      </w:r>
      <w:r>
        <w:rPr>
          <w:rFonts w:ascii="Power Geez Unicode1" w:hAnsi="Power Geez Unicode1" w:cs="Power Geez Unicode1"/>
          <w:bCs/>
          <w:sz w:val="24"/>
          <w:szCs w:val="24"/>
        </w:rPr>
        <w:t xml:space="preserve"> ዕና </w:t>
      </w:r>
      <w:r>
        <w:rPr>
          <w:rFonts w:ascii="Power Geez Unicode1" w:hAnsi="Power Geez Unicode1" w:cs="Power Geez Unicode1"/>
          <w:bCs/>
          <w:sz w:val="24"/>
          <w:szCs w:val="24"/>
          <w:lang w:val="am-ET"/>
        </w:rPr>
        <w:t>4</w:t>
      </w:r>
      <w:r>
        <w:rPr>
          <w:rFonts w:ascii="Power Geez Unicode1" w:hAnsi="Power Geez Unicode1" w:cs="Power Geez Unicode1"/>
          <w:bCs/>
          <w:sz w:val="24"/>
          <w:szCs w:val="24"/>
        </w:rPr>
        <w:t>)</w:t>
      </w:r>
      <w:r>
        <w:rPr>
          <w:rFonts w:ascii="Nyala" w:hAnsi="Power Geez Unicode1" w:cs="Power Geez Unicode1"/>
          <w:bCs/>
          <w:sz w:val="24"/>
          <w:szCs w:val="24"/>
          <w:lang w:val="am-ET"/>
        </w:rPr>
        <w:t>፡፡</w:t>
      </w:r>
      <w:r>
        <w:rPr>
          <w:rFonts w:ascii="Nyala" w:hAnsi="Power Geez Unicode1" w:cs="Power Geez Unicode1"/>
          <w:bCs/>
          <w:sz w:val="24"/>
          <w:szCs w:val="24"/>
          <w:lang w:val="am-ET"/>
        </w:rPr>
        <w:t xml:space="preserve"> </w:t>
      </w:r>
      <w:r>
        <w:rPr>
          <w:rFonts w:ascii="Nyala" w:hAnsi="Power Geez Unicode1" w:cs="Power Geez Unicode1"/>
          <w:bCs/>
          <w:sz w:val="24"/>
          <w:szCs w:val="24"/>
          <w:lang w:val="am-ET"/>
        </w:rPr>
        <w:t>ይህ</w:t>
      </w:r>
      <w:r>
        <w:rPr>
          <w:rFonts w:ascii="Nyala" w:hAnsi="Power Geez Unicode1" w:cs="Power Geez Unicode1"/>
          <w:bCs/>
          <w:sz w:val="24"/>
          <w:szCs w:val="24"/>
          <w:lang w:val="am-ET"/>
        </w:rPr>
        <w:t xml:space="preserve"> </w:t>
      </w:r>
      <w:r>
        <w:rPr>
          <w:rFonts w:ascii="Nyala" w:hAnsi="Power Geez Unicode1" w:cs="Power Geez Unicode1"/>
          <w:bCs/>
          <w:sz w:val="24"/>
          <w:szCs w:val="24"/>
          <w:lang w:val="am-ET"/>
        </w:rPr>
        <w:t>የቆይታ</w:t>
      </w:r>
      <w:r>
        <w:rPr>
          <w:rFonts w:ascii="Nyala" w:hAnsi="Power Geez Unicode1" w:cs="Power Geez Unicode1"/>
          <w:bCs/>
          <w:sz w:val="24"/>
          <w:szCs w:val="24"/>
          <w:lang w:val="am-ET"/>
        </w:rPr>
        <w:t xml:space="preserve"> </w:t>
      </w:r>
      <w:r>
        <w:rPr>
          <w:rFonts w:ascii="Nyala" w:hAnsi="Power Geez Unicode1" w:cs="Power Geez Unicode1"/>
          <w:bCs/>
          <w:sz w:val="24"/>
          <w:szCs w:val="24"/>
          <w:lang w:val="am-ET"/>
        </w:rPr>
        <w:t>ጊዜ</w:t>
      </w:r>
      <w:r>
        <w:rPr>
          <w:rFonts w:ascii="Nyala" w:hAnsi="Power Geez Unicode1" w:cs="Power Geez Unicode1"/>
          <w:bCs/>
          <w:sz w:val="24"/>
          <w:szCs w:val="24"/>
          <w:lang w:val="am-ET"/>
        </w:rPr>
        <w:t xml:space="preserve"> </w:t>
      </w:r>
      <w:r>
        <w:rPr>
          <w:rFonts w:ascii="Power Geez Unicode1" w:hAnsi="Power Geez Unicode1" w:cs="Power Geez Unicode1"/>
          <w:bCs/>
          <w:sz w:val="24"/>
          <w:szCs w:val="24"/>
        </w:rPr>
        <w:t>እንደ</w:t>
      </w:r>
      <w:r>
        <w:rPr>
          <w:rFonts w:ascii="Nyala" w:hAnsi="Power Geez Unicode1" w:cs="Power Geez Unicode1"/>
          <w:bCs/>
          <w:sz w:val="24"/>
          <w:szCs w:val="24"/>
          <w:lang w:val="am-ET"/>
        </w:rPr>
        <w:t xml:space="preserve"> </w:t>
      </w:r>
      <w:r>
        <w:rPr>
          <w:rFonts w:ascii="Power Geez Unicode1" w:hAnsi="Power Geez Unicode1" w:cs="Power Geez Unicode1"/>
          <w:bCs/>
          <w:sz w:val="24"/>
          <w:szCs w:val="24"/>
        </w:rPr>
        <w:t xml:space="preserve">አካባቢው የአየር ሙቀት ሁኔታ ከ25-28 ቀናት ድረስ </w:t>
      </w:r>
      <w:r>
        <w:rPr>
          <w:rFonts w:ascii="Nyala" w:hAnsi="Power Geez Unicode1" w:cs="Power Geez Unicode1"/>
          <w:bCs/>
          <w:sz w:val="24"/>
          <w:szCs w:val="24"/>
          <w:lang w:val="am-ET"/>
        </w:rPr>
        <w:t>ሊሆን</w:t>
      </w:r>
      <w:r>
        <w:rPr>
          <w:rFonts w:ascii="Nyala" w:hAnsi="Power Geez Unicode1" w:cs="Power Geez Unicode1"/>
          <w:bCs/>
          <w:sz w:val="24"/>
          <w:szCs w:val="24"/>
          <w:lang w:val="am-ET"/>
        </w:rPr>
        <w:t xml:space="preserve"> </w:t>
      </w:r>
      <w:r>
        <w:rPr>
          <w:rFonts w:ascii="Nyala" w:hAnsi="Power Geez Unicode1" w:cs="Power Geez Unicode1"/>
          <w:bCs/>
          <w:sz w:val="24"/>
          <w:szCs w:val="24"/>
          <w:lang w:val="am-ET"/>
        </w:rPr>
        <w:t>ይችላል</w:t>
      </w:r>
      <w:r>
        <w:rPr>
          <w:rFonts w:ascii="Power Geez Unicode1" w:hAnsi="Power Geez Unicode1" w:cs="Power Geez Unicode1"/>
          <w:bCs/>
          <w:sz w:val="24"/>
          <w:szCs w:val="24"/>
        </w:rPr>
        <w:t xml:space="preserve">፡፡ </w:t>
      </w:r>
      <w:r>
        <w:rPr>
          <w:rFonts w:ascii="Power Geez Unicode1" w:hAnsi="Power Geez Unicode1" w:cs="Power Geez Unicode1"/>
          <w:sz w:val="24"/>
          <w:szCs w:val="24"/>
        </w:rPr>
        <w:t xml:space="preserve">ጤፍን በችግኝ ማዛመት ከፍተኛ ጉልበት የሚጠይቅ </w:t>
      </w:r>
      <w:r>
        <w:rPr>
          <w:rFonts w:ascii="Nyala" w:hAnsi="Power Geez Unicode1" w:cs="Power Geez Unicode1"/>
          <w:sz w:val="24"/>
          <w:szCs w:val="24"/>
          <w:lang w:val="am-ET"/>
        </w:rPr>
        <w:t>ቢ</w:t>
      </w:r>
      <w:r>
        <w:rPr>
          <w:rFonts w:ascii="Power Geez Unicode1" w:hAnsi="Power Geez Unicode1" w:cs="Power Geez Unicode1"/>
          <w:sz w:val="24"/>
          <w:szCs w:val="24"/>
        </w:rPr>
        <w:t xml:space="preserve">ሆንም አነስተኛ ማሳ ላላቸው </w:t>
      </w:r>
      <w:r>
        <w:rPr>
          <w:rFonts w:ascii="Power Geez Unicode1" w:hAnsi="Power Geez Unicode1" w:cs="Power Geez Unicode1"/>
          <w:sz w:val="24"/>
          <w:szCs w:val="24"/>
          <w:lang w:val="am-ET"/>
        </w:rPr>
        <w:t xml:space="preserve">ሊሆን ይችላል፡፡ </w:t>
      </w:r>
    </w:p>
    <w:p w14:paraId="6416E284" w14:textId="77777777" w:rsidR="00496375" w:rsidRDefault="00496375">
      <w:pPr>
        <w:spacing w:after="0" w:line="360" w:lineRule="auto"/>
        <w:jc w:val="both"/>
        <w:rPr>
          <w:rFonts w:ascii="Power Geez Unicode1" w:hAnsi="Power Geez Unicode1" w:cs="Power Geez Unicode1"/>
          <w:sz w:val="24"/>
          <w:szCs w:val="24"/>
          <w:lang w:val="am-ET"/>
        </w:rPr>
      </w:pPr>
    </w:p>
    <w:p w14:paraId="5CFCCEE6" w14:textId="77777777" w:rsidR="00496375" w:rsidRDefault="00496375">
      <w:pPr>
        <w:spacing w:after="0" w:line="360" w:lineRule="auto"/>
        <w:jc w:val="both"/>
        <w:rPr>
          <w:rFonts w:ascii="Power Geez Unicode1" w:hAnsi="Power Geez Unicode1" w:cs="Power Geez Unicode1"/>
          <w:bCs/>
          <w:sz w:val="24"/>
          <w:szCs w:val="24"/>
        </w:rPr>
      </w:pPr>
      <w:r>
        <w:rPr>
          <w:rFonts w:ascii="Power Geez Unicode1" w:hAnsi="Power Geez Unicode1" w:cs="Power Geez Unicode1"/>
          <w:sz w:val="24"/>
          <w:szCs w:val="24"/>
        </w:rPr>
        <w:t xml:space="preserve">በችግኝ ለሚዛመት ጤፍ 0.5 ኪ.ግ ዘር በሄ/ር ይበቃል፡፡ </w:t>
      </w:r>
      <w:r>
        <w:rPr>
          <w:rFonts w:ascii="Power Geez Unicode1" w:hAnsi="Power Geez Unicode1" w:cs="Power Geez Unicode1"/>
          <w:bCs/>
          <w:sz w:val="24"/>
          <w:szCs w:val="24"/>
        </w:rPr>
        <w:t>ጤፍን በችግኝ አዛምቶ ማምረት ከሚያስገኛቸው ጥቅሞች ጥቂቶቹ</w:t>
      </w:r>
      <w:r>
        <w:rPr>
          <w:rFonts w:ascii="Power Geez Unicode1" w:hAnsi="Power Geez Unicode1" w:cs="Power Geez Unicode1"/>
          <w:bCs/>
          <w:sz w:val="24"/>
          <w:szCs w:val="24"/>
          <w:lang w:val="am-ET"/>
        </w:rPr>
        <w:t>፦</w:t>
      </w:r>
      <w:r>
        <w:rPr>
          <w:rFonts w:ascii="Power Geez Unicode1" w:hAnsi="Power Geez Unicode1" w:cs="Power Geez Unicode1"/>
          <w:bCs/>
          <w:sz w:val="24"/>
          <w:szCs w:val="24"/>
        </w:rPr>
        <w:t xml:space="preserve"> </w:t>
      </w:r>
    </w:p>
    <w:p w14:paraId="699A2B70" w14:textId="77777777" w:rsidR="00496375" w:rsidRDefault="00496375">
      <w:pPr>
        <w:numPr>
          <w:ilvl w:val="0"/>
          <w:numId w:val="15"/>
        </w:numPr>
        <w:spacing w:after="0" w:line="360" w:lineRule="auto"/>
        <w:jc w:val="both"/>
        <w:rPr>
          <w:rFonts w:ascii="Power Geez Unicode1" w:hAnsi="Power Geez Unicode1" w:cs="Power Geez Unicode1"/>
          <w:sz w:val="24"/>
          <w:szCs w:val="24"/>
        </w:rPr>
      </w:pPr>
      <w:r>
        <w:rPr>
          <w:rFonts w:ascii="Power Geez Unicode1" w:hAnsi="Power Geez Unicode1" w:cs="Power Geez Unicode1"/>
          <w:bCs/>
          <w:sz w:val="24"/>
          <w:szCs w:val="24"/>
        </w:rPr>
        <w:t>አነስተኛ የመሬት ይዞታ ላላቸው የቤተሰብ አባላት በተለይም ለሴቶችና ለወጣቶች ከትንሽ ማሳ ላይ ብዙ ምርት ለማግኘት ያስችላል</w:t>
      </w:r>
      <w:r>
        <w:rPr>
          <w:rFonts w:ascii="Power Geez Unicode1" w:hAnsi="Power Geez Unicode1" w:cs="Power Geez Unicode1"/>
          <w:bCs/>
          <w:sz w:val="24"/>
          <w:szCs w:val="24"/>
          <w:lang w:val="am-ET"/>
        </w:rPr>
        <w:t>፣</w:t>
      </w:r>
    </w:p>
    <w:p w14:paraId="5A815861" w14:textId="77777777" w:rsidR="00496375" w:rsidRDefault="00496375">
      <w:pPr>
        <w:numPr>
          <w:ilvl w:val="0"/>
          <w:numId w:val="15"/>
        </w:numPr>
        <w:spacing w:after="0" w:line="360" w:lineRule="auto"/>
        <w:jc w:val="both"/>
        <w:rPr>
          <w:rFonts w:ascii="Power Geez Unicode1" w:hAnsi="Power Geez Unicode1" w:cs="Power Geez Unicode1"/>
          <w:sz w:val="24"/>
          <w:szCs w:val="24"/>
        </w:rPr>
      </w:pPr>
      <w:r>
        <w:rPr>
          <w:rFonts w:ascii="Power Geez Unicode1" w:hAnsi="Power Geez Unicode1" w:cs="Power Geez Unicode1"/>
          <w:bCs/>
          <w:sz w:val="24"/>
          <w:szCs w:val="24"/>
        </w:rPr>
        <w:t>የክረምቱ ዝናብ ዘግይቶ ለሚጀምርባቸው የጤፍ አብቃይ አካባቢዎች አስቀድሞ በችግኝ መልክ የተዘጋጀ</w:t>
      </w:r>
      <w:r>
        <w:rPr>
          <w:rFonts w:ascii="Power Geez Unicode1" w:hAnsi="Power Geez Unicode1" w:cs="Power Geez Unicode1"/>
          <w:bCs/>
          <w:sz w:val="24"/>
          <w:szCs w:val="24"/>
          <w:lang w:val="am-ET"/>
        </w:rPr>
        <w:t>ውን ክ</w:t>
      </w:r>
      <w:r>
        <w:rPr>
          <w:rFonts w:ascii="Power Geez Unicode1" w:hAnsi="Power Geez Unicode1" w:cs="Power Geez Unicode1"/>
          <w:bCs/>
          <w:sz w:val="24"/>
          <w:szCs w:val="24"/>
        </w:rPr>
        <w:t xml:space="preserve">ረምቱ እንደገባ ተከላ ማከናወን </w:t>
      </w:r>
      <w:r>
        <w:rPr>
          <w:rFonts w:ascii="Power Geez Unicode1" w:hAnsi="Power Geez Unicode1" w:cs="Power Geez Unicode1"/>
          <w:bCs/>
          <w:sz w:val="24"/>
          <w:szCs w:val="24"/>
          <w:lang w:val="am-ET"/>
        </w:rPr>
        <w:t>በማስ</w:t>
      </w:r>
      <w:r>
        <w:rPr>
          <w:rFonts w:ascii="Power Geez Unicode1" w:hAnsi="Power Geez Unicode1" w:cs="Power Geez Unicode1"/>
          <w:bCs/>
          <w:sz w:val="24"/>
          <w:szCs w:val="24"/>
        </w:rPr>
        <w:t>ቻል ዝናብ አስቀድሞ በመውጣቱ ምክንያት የሚከሰተውን የምርታማነት መቀነስ ያስወግዳል</w:t>
      </w:r>
      <w:r>
        <w:rPr>
          <w:rFonts w:ascii="Power Geez Unicode1" w:hAnsi="Power Geez Unicode1" w:cs="Power Geez Unicode1"/>
          <w:bCs/>
          <w:sz w:val="24"/>
          <w:szCs w:val="24"/>
          <w:lang w:val="am-ET"/>
        </w:rPr>
        <w:t>፣</w:t>
      </w:r>
      <w:r>
        <w:rPr>
          <w:rFonts w:ascii="Power Geez Unicode1" w:hAnsi="Power Geez Unicode1" w:cs="Power Geez Unicode1"/>
          <w:bCs/>
          <w:sz w:val="24"/>
          <w:szCs w:val="24"/>
        </w:rPr>
        <w:t xml:space="preserve"> </w:t>
      </w:r>
    </w:p>
    <w:p w14:paraId="2F286246" w14:textId="77777777" w:rsidR="00496375" w:rsidRDefault="00496375">
      <w:pPr>
        <w:numPr>
          <w:ilvl w:val="0"/>
          <w:numId w:val="15"/>
        </w:numPr>
        <w:spacing w:after="0" w:line="360" w:lineRule="auto"/>
        <w:jc w:val="both"/>
        <w:rPr>
          <w:rFonts w:ascii="Power Geez Unicode1" w:hAnsi="Power Geez Unicode1" w:cs="Power Geez Unicode1"/>
          <w:sz w:val="24"/>
          <w:szCs w:val="24"/>
        </w:rPr>
      </w:pPr>
      <w:r>
        <w:rPr>
          <w:rFonts w:ascii="Power Geez Unicode1" w:hAnsi="Power Geez Unicode1" w:cs="Power Geez Unicode1"/>
          <w:bCs/>
          <w:sz w:val="24"/>
          <w:szCs w:val="24"/>
        </w:rPr>
        <w:t xml:space="preserve">የአረም ወረርሽኝ በሚበዛባቸውና ዋልካማ ጥቁር አፈር </w:t>
      </w:r>
      <w:r>
        <w:rPr>
          <w:rFonts w:ascii="Power Geez Unicode1" w:hAnsi="Power Geez Unicode1" w:cs="Power Geez Unicode1"/>
          <w:bCs/>
          <w:sz w:val="24"/>
          <w:szCs w:val="24"/>
          <w:lang w:val="am-ET"/>
        </w:rPr>
        <w:t>ላይ</w:t>
      </w:r>
      <w:r>
        <w:rPr>
          <w:rFonts w:ascii="Power Geez Unicode1" w:hAnsi="Power Geez Unicode1" w:cs="Power Geez Unicode1"/>
          <w:bCs/>
          <w:sz w:val="24"/>
          <w:szCs w:val="24"/>
        </w:rPr>
        <w:t xml:space="preserve"> ጤፍን በችግኝ ማዛመት የአረምን ተፅእኖ ከመከላከሉም በላይ ምርታማነቱን ያሻሽለዋል። </w:t>
      </w:r>
    </w:p>
    <w:p w14:paraId="3B4ED386" w14:textId="77777777" w:rsidR="00496375" w:rsidRDefault="00496375">
      <w:pPr>
        <w:spacing w:after="0" w:line="360" w:lineRule="auto"/>
        <w:jc w:val="both"/>
        <w:rPr>
          <w:rFonts w:ascii="Power Geez Unicode1" w:hAnsi="Power Geez Unicode1" w:cs="Power Geez Unicode1"/>
          <w:sz w:val="24"/>
          <w:szCs w:val="24"/>
        </w:rPr>
      </w:pPr>
    </w:p>
    <w:p w14:paraId="5A158914"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በዚህም መሰረት፡ -</w:t>
      </w:r>
    </w:p>
    <w:p w14:paraId="0738B676" w14:textId="77777777" w:rsidR="00496375" w:rsidRDefault="00496375">
      <w:pPr>
        <w:spacing w:after="0" w:line="360" w:lineRule="auto"/>
        <w:contextualSpacing/>
        <w:jc w:val="both"/>
        <w:rPr>
          <w:rFonts w:ascii="Power Geez Unicode1" w:hAnsi="Power Geez Unicode1" w:cs="Power Geez Unicode1"/>
          <w:bCs/>
          <w:sz w:val="24"/>
          <w:szCs w:val="24"/>
        </w:rPr>
      </w:pPr>
      <w:r>
        <w:rPr>
          <w:rFonts w:ascii="Power Geez Unicode1" w:hAnsi="Power Geez Unicode1" w:cs="Power Geez Unicode1"/>
          <w:bCs/>
          <w:sz w:val="24"/>
          <w:szCs w:val="24"/>
        </w:rPr>
        <w:t>የችግኝ ማፍያ ቦታ አሸዋማ ያልሆነና</w:t>
      </w:r>
      <w:r>
        <w:rPr>
          <w:rFonts w:ascii="Power Geez Unicode1" w:hAnsi="Power Geez Unicode1" w:cs="Power Geez Unicode1"/>
          <w:bCs/>
          <w:sz w:val="24"/>
          <w:szCs w:val="24"/>
          <w:lang w:val="am-ET"/>
        </w:rPr>
        <w:t xml:space="preserve"> የ</w:t>
      </w:r>
      <w:r>
        <w:rPr>
          <w:rFonts w:ascii="Power Geez Unicode1" w:hAnsi="Power Geez Unicode1" w:cs="Power Geez Unicode1"/>
          <w:bCs/>
          <w:sz w:val="24"/>
          <w:szCs w:val="24"/>
        </w:rPr>
        <w:t xml:space="preserve">አፈር ለምነቱን የጠበቀ መሆን </w:t>
      </w:r>
      <w:r>
        <w:rPr>
          <w:rFonts w:ascii="Power Geez Unicode1" w:hAnsi="Power Geez Unicode1" w:cs="Power Geez Unicode1"/>
          <w:bCs/>
          <w:sz w:val="24"/>
          <w:szCs w:val="24"/>
          <w:lang w:val="am-ET"/>
        </w:rPr>
        <w:t>ይገ</w:t>
      </w:r>
      <w:r>
        <w:rPr>
          <w:rFonts w:ascii="Power Geez Unicode1" w:hAnsi="Power Geez Unicode1" w:cs="Power Geez Unicode1"/>
          <w:bCs/>
          <w:sz w:val="24"/>
          <w:szCs w:val="24"/>
        </w:rPr>
        <w:t>ባ</w:t>
      </w:r>
      <w:r>
        <w:rPr>
          <w:rFonts w:ascii="Power Geez Unicode1" w:hAnsi="Power Geez Unicode1" w:cs="Power Geez Unicode1"/>
          <w:bCs/>
          <w:sz w:val="24"/>
          <w:szCs w:val="24"/>
          <w:lang w:val="am-ET"/>
        </w:rPr>
        <w:t xml:space="preserve">ል፡፡ ይህም </w:t>
      </w:r>
      <w:r>
        <w:rPr>
          <w:rFonts w:ascii="Power Geez Unicode1" w:hAnsi="Power Geez Unicode1" w:cs="Power Geez Unicode1"/>
          <w:bCs/>
          <w:sz w:val="24"/>
          <w:szCs w:val="24"/>
        </w:rPr>
        <w:t xml:space="preserve">የጤፉ ችግኝ ያለተጨማሪ ማዳበሪያ/ፍግ በቅሎ ተገቢውን የእድገት ደረጃ እንዲይዝ </w:t>
      </w:r>
      <w:r>
        <w:rPr>
          <w:rFonts w:ascii="Power Geez Unicode1" w:hAnsi="Power Geez Unicode1" w:cs="Power Geez Unicode1"/>
          <w:bCs/>
          <w:sz w:val="24"/>
          <w:szCs w:val="24"/>
          <w:lang w:val="am-ET"/>
        </w:rPr>
        <w:t>በማድረግ</w:t>
      </w:r>
      <w:r>
        <w:rPr>
          <w:rFonts w:ascii="Power Geez Unicode1" w:hAnsi="Power Geez Unicode1" w:cs="Power Geez Unicode1"/>
          <w:bCs/>
          <w:sz w:val="24"/>
          <w:szCs w:val="24"/>
        </w:rPr>
        <w:t xml:space="preserve"> በሚዛመትበት ወቅት የመደናገጥ ሁኔታ ሳይገጥመው በቀላሉ </w:t>
      </w:r>
      <w:r>
        <w:rPr>
          <w:rFonts w:ascii="Power Geez Unicode1" w:hAnsi="Power Geez Unicode1" w:cs="Power Geez Unicode1"/>
          <w:bCs/>
          <w:sz w:val="24"/>
          <w:szCs w:val="24"/>
          <w:lang w:val="am-ET"/>
        </w:rPr>
        <w:t>እንዲ</w:t>
      </w:r>
      <w:r>
        <w:rPr>
          <w:rFonts w:ascii="Power Geez Unicode1" w:hAnsi="Power Geez Unicode1" w:cs="Power Geez Unicode1"/>
          <w:bCs/>
          <w:sz w:val="24"/>
          <w:szCs w:val="24"/>
        </w:rPr>
        <w:t xml:space="preserve">ለምድ </w:t>
      </w:r>
      <w:r>
        <w:rPr>
          <w:rFonts w:ascii="Power Geez Unicode1" w:hAnsi="Power Geez Unicode1" w:cs="Power Geez Unicode1"/>
          <w:bCs/>
          <w:sz w:val="24"/>
          <w:szCs w:val="24"/>
          <w:lang w:val="am-ET"/>
        </w:rPr>
        <w:t>ያስ</w:t>
      </w:r>
      <w:r>
        <w:rPr>
          <w:rFonts w:ascii="Power Geez Unicode1" w:hAnsi="Power Geez Unicode1" w:cs="Power Geez Unicode1"/>
          <w:bCs/>
          <w:sz w:val="24"/>
          <w:szCs w:val="24"/>
        </w:rPr>
        <w:t>ችላል፡፡ የችግኝ ማፍያው መደብ የ</w:t>
      </w:r>
      <w:r>
        <w:rPr>
          <w:rFonts w:ascii="Power Geez Unicode1" w:hAnsi="Power Geez Unicode1" w:cs="Power Geez Unicode1"/>
          <w:bCs/>
          <w:sz w:val="24"/>
          <w:szCs w:val="24"/>
          <w:lang w:val="am-ET"/>
        </w:rPr>
        <w:t>አ</w:t>
      </w:r>
      <w:r>
        <w:rPr>
          <w:rFonts w:ascii="Power Geez Unicode1" w:hAnsi="Power Geez Unicode1" w:cs="Power Geez Unicode1"/>
          <w:bCs/>
          <w:sz w:val="24"/>
          <w:szCs w:val="24"/>
        </w:rPr>
        <w:t>ፈር ልምላሜ ደካማ መሆኑ ከታወቀ በተቻለ መጠን የተመጣጠነ ፍግ ወይም የዳፕ/NPS ማዳበሪያ መጨመር ይ</w:t>
      </w:r>
      <w:r>
        <w:rPr>
          <w:rFonts w:ascii="Power Geez Unicode1" w:hAnsi="Power Geez Unicode1" w:cs="Power Geez Unicode1"/>
          <w:bCs/>
          <w:sz w:val="24"/>
          <w:szCs w:val="24"/>
          <w:lang w:val="am-ET"/>
        </w:rPr>
        <w:t>መከራ</w:t>
      </w:r>
      <w:r>
        <w:rPr>
          <w:rFonts w:ascii="Power Geez Unicode1" w:hAnsi="Power Geez Unicode1" w:cs="Power Geez Unicode1"/>
          <w:bCs/>
          <w:sz w:val="24"/>
          <w:szCs w:val="24"/>
        </w:rPr>
        <w:t xml:space="preserve">ል። </w:t>
      </w:r>
    </w:p>
    <w:p w14:paraId="25BC7974" w14:textId="77777777" w:rsidR="00496375" w:rsidRDefault="00496375">
      <w:pPr>
        <w:numPr>
          <w:ilvl w:val="0"/>
          <w:numId w:val="16"/>
        </w:numPr>
        <w:tabs>
          <w:tab w:val="left" w:pos="420"/>
        </w:tabs>
        <w:spacing w:after="0" w:line="360" w:lineRule="auto"/>
        <w:contextualSpacing/>
        <w:jc w:val="both"/>
        <w:rPr>
          <w:rFonts w:ascii="Power Geez Unicode1" w:hAnsi="Power Geez Unicode1" w:cs="Power Geez Unicode1"/>
          <w:bCs/>
          <w:sz w:val="24"/>
          <w:szCs w:val="24"/>
        </w:rPr>
      </w:pPr>
      <w:r>
        <w:rPr>
          <w:rFonts w:ascii="Power Geez Unicode1" w:hAnsi="Power Geez Unicode1" w:cs="Power Geez Unicode1"/>
          <w:bCs/>
          <w:sz w:val="24"/>
          <w:szCs w:val="24"/>
        </w:rPr>
        <w:t xml:space="preserve">የችግኝ ማፍያ መደብ </w:t>
      </w:r>
      <w:r>
        <w:rPr>
          <w:rFonts w:ascii="Power Geez Unicode1" w:hAnsi="Power Geez Unicode1" w:cs="Power Geez Unicode1"/>
          <w:bCs/>
          <w:sz w:val="24"/>
          <w:szCs w:val="24"/>
          <w:lang w:val="am-ET"/>
        </w:rPr>
        <w:t xml:space="preserve">አንድ </w:t>
      </w:r>
      <w:r>
        <w:rPr>
          <w:rFonts w:ascii="Power Geez Unicode1" w:hAnsi="Power Geez Unicode1" w:cs="Power Geez Unicode1"/>
          <w:bCs/>
          <w:sz w:val="24"/>
          <w:szCs w:val="24"/>
        </w:rPr>
        <w:t>ሜትር በአምስት ሜትር ስፋት</w:t>
      </w:r>
      <w:r>
        <w:rPr>
          <w:rFonts w:ascii="Power Geez Unicode1" w:hAnsi="Power Geez Unicode1" w:cs="Power Geez Unicode1"/>
          <w:bCs/>
          <w:sz w:val="24"/>
          <w:szCs w:val="24"/>
          <w:lang w:val="am-ET"/>
        </w:rPr>
        <w:t xml:space="preserve"> እና </w:t>
      </w:r>
      <w:r>
        <w:rPr>
          <w:rFonts w:ascii="Power Geez Unicode1" w:hAnsi="Power Geez Unicode1" w:cs="Power Geez Unicode1"/>
          <w:bCs/>
          <w:sz w:val="24"/>
          <w:szCs w:val="24"/>
        </w:rPr>
        <w:t>10 ሴ. ሜትር</w:t>
      </w:r>
      <w:r>
        <w:rPr>
          <w:rFonts w:ascii="Power Geez Unicode1" w:hAnsi="Power Geez Unicode1" w:cs="Power Geez Unicode1"/>
          <w:bCs/>
          <w:sz w:val="24"/>
          <w:szCs w:val="24"/>
          <w:lang w:val="am-ET"/>
        </w:rPr>
        <w:t xml:space="preserve"> </w:t>
      </w:r>
      <w:r>
        <w:rPr>
          <w:rFonts w:ascii="Power Geez Unicode1" w:hAnsi="Power Geez Unicode1" w:cs="Power Geez Unicode1"/>
          <w:bCs/>
          <w:sz w:val="24"/>
          <w:szCs w:val="24"/>
        </w:rPr>
        <w:t>ከፍታ</w:t>
      </w:r>
      <w:r>
        <w:rPr>
          <w:rFonts w:ascii="Power Geez Unicode1" w:hAnsi="Power Geez Unicode1" w:cs="Power Geez Unicode1"/>
          <w:bCs/>
          <w:sz w:val="24"/>
          <w:szCs w:val="24"/>
          <w:lang w:val="am-ET"/>
        </w:rPr>
        <w:t xml:space="preserve"> እንዲኖረው ይመከራል፡፡</w:t>
      </w:r>
    </w:p>
    <w:p w14:paraId="4A8C0D8A" w14:textId="77777777" w:rsidR="00496375" w:rsidRDefault="00496375">
      <w:pPr>
        <w:numPr>
          <w:ilvl w:val="0"/>
          <w:numId w:val="16"/>
        </w:numPr>
        <w:tabs>
          <w:tab w:val="left" w:pos="420"/>
        </w:tabs>
        <w:spacing w:after="0" w:line="360" w:lineRule="auto"/>
        <w:contextualSpacing/>
        <w:jc w:val="both"/>
        <w:rPr>
          <w:rFonts w:ascii="Power Geez Unicode1" w:hAnsi="Power Geez Unicode1" w:cs="Power Geez Unicode1"/>
          <w:bCs/>
          <w:sz w:val="24"/>
          <w:szCs w:val="24"/>
        </w:rPr>
      </w:pPr>
      <w:r>
        <w:rPr>
          <w:rFonts w:ascii="Power Geez Unicode1" w:hAnsi="Power Geez Unicode1" w:cs="Power Geez Unicode1"/>
          <w:bCs/>
          <w:sz w:val="24"/>
          <w:szCs w:val="24"/>
        </w:rPr>
        <w:t xml:space="preserve">በመስመር መካከል 10ሴ/ሜትር በማራራቅ መዝራትና </w:t>
      </w:r>
      <w:r>
        <w:rPr>
          <w:rFonts w:ascii="Power Geez Unicode1" w:hAnsi="Power Geez Unicode1" w:cs="Power Geez Unicode1"/>
          <w:bCs/>
          <w:sz w:val="24"/>
          <w:szCs w:val="24"/>
          <w:lang w:val="am-ET"/>
        </w:rPr>
        <w:t xml:space="preserve">እስከ </w:t>
      </w:r>
      <w:r>
        <w:rPr>
          <w:rFonts w:ascii="Power Geez Unicode1" w:hAnsi="Power Geez Unicode1" w:cs="Power Geez Unicode1"/>
          <w:bCs/>
          <w:sz w:val="24"/>
          <w:szCs w:val="24"/>
        </w:rPr>
        <w:t>2ሴ/ሜ አፈር ማልበስ</w:t>
      </w:r>
      <w:r>
        <w:rPr>
          <w:rFonts w:ascii="Power Geez Unicode1" w:hAnsi="Power Geez Unicode1" w:cs="Power Geez Unicode1"/>
          <w:bCs/>
          <w:sz w:val="24"/>
          <w:szCs w:val="24"/>
          <w:lang w:val="am-ET"/>
        </w:rPr>
        <w:t xml:space="preserve"> በቂ ነዉ</w:t>
      </w:r>
      <w:r>
        <w:rPr>
          <w:rFonts w:ascii="Power Geez Unicode1" w:hAnsi="Power Geez Unicode1" w:cs="Power Geez Unicode1"/>
          <w:bCs/>
          <w:sz w:val="24"/>
          <w:szCs w:val="24"/>
        </w:rPr>
        <w:t xml:space="preserve">፡፡ </w:t>
      </w:r>
    </w:p>
    <w:p w14:paraId="79F03C06" w14:textId="77777777" w:rsidR="00496375" w:rsidRDefault="00496375">
      <w:pPr>
        <w:numPr>
          <w:ilvl w:val="0"/>
          <w:numId w:val="16"/>
        </w:numPr>
        <w:tabs>
          <w:tab w:val="left" w:pos="420"/>
        </w:tabs>
        <w:spacing w:after="0" w:line="360" w:lineRule="auto"/>
        <w:contextualSpacing/>
        <w:jc w:val="both"/>
        <w:rPr>
          <w:rFonts w:ascii="Power Geez Unicode1" w:hAnsi="Power Geez Unicode1" w:cs="Power Geez Unicode1"/>
          <w:bCs/>
          <w:sz w:val="24"/>
          <w:szCs w:val="24"/>
          <w:lang w:val="am-ET"/>
        </w:rPr>
      </w:pPr>
      <w:r>
        <w:rPr>
          <w:rFonts w:ascii="Power Geez Unicode1" w:hAnsi="Power Geez Unicode1" w:cs="Power Geez Unicode1"/>
          <w:bCs/>
          <w:sz w:val="24"/>
          <w:szCs w:val="24"/>
        </w:rPr>
        <w:t>በዚህ መደብ ላይ የ</w:t>
      </w:r>
      <w:r>
        <w:rPr>
          <w:rFonts w:ascii="Power Geez Unicode1" w:hAnsi="Power Geez Unicode1" w:cs="Power Geez Unicode1"/>
          <w:bCs/>
          <w:sz w:val="24"/>
          <w:szCs w:val="24"/>
          <w:lang w:val="am-ET"/>
        </w:rPr>
        <w:t>ሚጋ</w:t>
      </w:r>
      <w:r>
        <w:rPr>
          <w:rFonts w:ascii="Power Geez Unicode1" w:hAnsi="Power Geez Unicode1" w:cs="Power Geez Unicode1"/>
          <w:bCs/>
          <w:sz w:val="24"/>
          <w:szCs w:val="24"/>
        </w:rPr>
        <w:t>ጀው 500 ግራም የጤፍ ዘር ችግኝ በ</w:t>
      </w:r>
      <w:r>
        <w:rPr>
          <w:rFonts w:ascii="Power Geez Unicode1" w:hAnsi="Power Geez Unicode1" w:cs="Power Geez Unicode1"/>
          <w:bCs/>
          <w:sz w:val="24"/>
          <w:szCs w:val="24"/>
          <w:lang w:val="am-ET"/>
        </w:rPr>
        <w:t>ቀመጠው</w:t>
      </w:r>
      <w:r>
        <w:rPr>
          <w:rFonts w:ascii="Power Geez Unicode1" w:hAnsi="Power Geez Unicode1" w:cs="Power Geez Unicode1"/>
          <w:bCs/>
          <w:sz w:val="24"/>
          <w:szCs w:val="24"/>
        </w:rPr>
        <w:t xml:space="preserve"> መመሪያ መሰረት አስፈላጊውን እንክብካቤ ካገኘ በሚዛመትበት ወቅት </w:t>
      </w:r>
      <w:r>
        <w:rPr>
          <w:rFonts w:ascii="Power Geez Unicode1" w:hAnsi="Power Geez Unicode1" w:cs="Power Geez Unicode1"/>
          <w:bCs/>
          <w:sz w:val="24"/>
          <w:szCs w:val="24"/>
          <w:lang w:val="am-ET"/>
        </w:rPr>
        <w:t>ለ</w:t>
      </w:r>
      <w:r>
        <w:rPr>
          <w:rFonts w:ascii="Power Geez Unicode1" w:hAnsi="Power Geez Unicode1" w:cs="Power Geez Unicode1"/>
          <w:bCs/>
          <w:sz w:val="24"/>
          <w:szCs w:val="24"/>
        </w:rPr>
        <w:t xml:space="preserve">አንድ ሄ/ር ማሳ ሊያለብስ </w:t>
      </w:r>
      <w:r>
        <w:rPr>
          <w:rFonts w:ascii="Power Geez Unicode1" w:hAnsi="Power Geez Unicode1" w:cs="Power Geez Unicode1"/>
          <w:bCs/>
          <w:sz w:val="24"/>
          <w:szCs w:val="24"/>
          <w:lang w:val="am-ET"/>
        </w:rPr>
        <w:t xml:space="preserve">ይችላል፡፡ </w:t>
      </w:r>
    </w:p>
    <w:p w14:paraId="103BAAAB" w14:textId="77777777" w:rsidR="00496375" w:rsidRDefault="00496375">
      <w:pPr>
        <w:numPr>
          <w:ilvl w:val="0"/>
          <w:numId w:val="16"/>
        </w:numPr>
        <w:tabs>
          <w:tab w:val="left" w:pos="420"/>
        </w:tabs>
        <w:spacing w:after="0" w:line="360" w:lineRule="auto"/>
        <w:contextualSpacing/>
        <w:jc w:val="both"/>
        <w:rPr>
          <w:rFonts w:ascii="Power Geez Unicode1" w:hAnsi="Power Geez Unicode1" w:cs="Power Geez Unicode1"/>
          <w:bCs/>
          <w:sz w:val="24"/>
          <w:szCs w:val="24"/>
          <w:lang w:val="am-ET"/>
        </w:rPr>
      </w:pPr>
      <w:r>
        <w:rPr>
          <w:rFonts w:ascii="Power Geez Unicode1" w:eastAsia="SimSun" w:hAnsi="Power Geez Unicode1" w:cs="Power Geez Unicode1"/>
          <w:sz w:val="24"/>
          <w:szCs w:val="24"/>
          <w:lang w:val="am-ET"/>
        </w:rPr>
        <w:pict>
          <v:shape id="Picture 30" o:spid="_x0000_i1035" type="#_x0000_t75" style="width:51pt;height:15.9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DontCompress&quot;/&gt;&lt;w:documentProtection w:enforcement=&quot;off&quot;/&gt;&lt;w:doNotEmbedSystemFonts/&gt;&lt;w:defaultTabStop w:val=&quot;720&quot;/&gt;&lt;w:displayHorizontalDrawingGridEvery w:val=&quot;1&quot;/&gt;&lt;w:displayVerticalDrawingGridEvery w:val=&quot;1&quot;/&gt;&lt;w:compat&gt;&lt;w:doNotExpandShiftReturn/&gt;&lt;w:breakWrappedTables/&gt;&lt;w:dontGrowAutofit/&gt;&lt;/w:compat&gt;&lt;/w:docPr&gt;&lt;w:body&gt;&lt;wx:sect&gt;&lt;w:p&gt;&lt;m:oMathPara&gt;&lt;m:oMath&gt;&lt;m:r&gt;&lt;m:rPr&gt;&lt;m:sty m:val=&quot;p&quot;/&gt;&lt;m:scr m:val=&quot;roman&quot;/&gt;&lt;/m:rPr&gt;&lt;w:rPr&gt;&lt;w:rFonts w:ascii=&quot;Cambria Math&quot; w:h-ansi=&quot;Cambria Math&quot; w:fareast=&quot;SimSun&quot; w:cs=&quot;Power Geez Unicode1&quot; w:hint=&quot;default&quot;/&gt;&lt;w:sz w:val=&quot;24&quot;/&gt;&lt;w:sz-cs w:val=&quot;24&quot;/&gt;&lt;/w:rPr&gt;&lt;m:t&gt;500 áŒ.áˆ&lt;/m:t&gt;&lt;/m:r&gt;&lt;/m:oMath&gt;&lt;/m:oMathPara&gt;&lt;/w:p&gt;&lt;/wx:sect&gt;&lt;/w:body&gt;&lt;/w:wordDocument">
            <v:fill o:detectmouseclick="t"/>
            <v:imagedata r:id="rId14" o:title=""/>
            <o:lock v:ext="edit" aspectratio="f"/>
          </v:shape>
        </w:pict>
      </w:r>
      <w:r>
        <w:rPr>
          <w:rFonts w:ascii="Power Geez Unicode1" w:eastAsia="SimSun" w:hAnsi="Power Geez Unicode1" w:cs="Power Geez Unicode1"/>
          <w:sz w:val="24"/>
          <w:szCs w:val="24"/>
          <w:lang w:val="am-ET"/>
        </w:rPr>
        <w:t xml:space="preserve"> </w:t>
      </w:r>
      <w:r>
        <w:rPr>
          <w:rFonts w:ascii="Power Geez Unicode1" w:hAnsi="Power Geez Unicode1" w:cs="Power Geez Unicode1"/>
          <w:bCs/>
          <w:sz w:val="24"/>
          <w:szCs w:val="24"/>
        </w:rPr>
        <w:t>ለአንድ ሄ/ር መሬት በቂ ነው ተብሎ ተሰልቷል፤ ይህም ማለት፤</w:t>
      </w:r>
      <w:r>
        <w:rPr>
          <w:rFonts w:ascii="Power Geez Unicode1" w:hAnsi="Power Geez Unicode1" w:cs="Power Geez Unicode1"/>
          <w:bCs/>
          <w:sz w:val="24"/>
          <w:szCs w:val="24"/>
          <w:lang w:val="am-ET"/>
        </w:rPr>
        <w:tab/>
      </w:r>
      <w:r>
        <w:rPr>
          <w:rFonts w:ascii="Power Geez Unicode1" w:hAnsi="Power Geez Unicode1" w:cs="Power Geez Unicode1"/>
          <w:bCs/>
          <w:sz w:val="24"/>
          <w:szCs w:val="24"/>
          <w:lang w:val="am-ET"/>
        </w:rPr>
        <w:tab/>
      </w:r>
      <w:r>
        <w:rPr>
          <w:rFonts w:ascii="Power Geez Unicode1" w:hAnsi="Power Geez Unicode1" w:cs="Power Geez Unicode1"/>
          <w:bCs/>
          <w:sz w:val="24"/>
          <w:szCs w:val="24"/>
        </w:rPr>
        <w:t xml:space="preserve"> </w:t>
      </w:r>
      <w:r>
        <w:rPr>
          <w:rFonts w:ascii="Power Geez Unicode1" w:eastAsia="SimSun" w:hAnsi="Power Geez Unicode1" w:cs="Power Geez Unicode1"/>
          <w:sz w:val="24"/>
          <w:szCs w:val="24"/>
        </w:rPr>
        <w:pict>
          <v:shape id="Picture 31" o:spid="_x0000_i1036" type="#_x0000_t75" style="width:375.3pt;height:24.9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DontCompress&quot;/&gt;&lt;w:documentProtection w:enforcement=&quot;off&quot;/&gt;&lt;w:doNotEmbedSystemFonts/&gt;&lt;w:defaultTabStop w:val=&quot;720&quot;/&gt;&lt;w:displayHorizontalDrawingGridEvery w:val=&quot;1&quot;/&gt;&lt;w:displayVerticalDrawingGridEvery w:val=&quot;1&quot;/&gt;&lt;w:compat&gt;&lt;w:doNotExpandShiftReturn/&gt;&lt;w:breakWrappedTables/&gt;&lt;w:dontGrowAutofit/&gt;&lt;/w:compat&gt;&lt;/w:docPr&gt;&lt;w:body&gt;&lt;wx:sect&gt;&lt;w:p&gt;&lt;m:oMathPara&gt;&lt;m:oMath&gt;&lt;m:r&gt;&lt;m:rPr&gt;&lt;m:sty m:val=&quot;p&quot;/&gt;&lt;m:scr m:val=&quot;roman&quot;/&gt;&lt;/m:rPr&gt;&lt;w:rPr&gt;&lt;w:rFonts w:ascii=&quot;Cambria Math&quot; w:h-ansi=&quot;Cambria Math&quot; w:fareast=&quot;SimSun&quot; w:cs=&quot;Power Geez Unicode1&quot; w:hint=&quot;default&quot;/&gt;&lt;w:b-cs w:val=&quot;off&quot;/&gt;&lt;w:sz w:val=&quot;24&quot;/&gt;&lt;w:sz-cs w:val=&quot;24&quot;/&gt;&lt;/w:rPr&gt;&lt;m:t&gt;500 áŒ.áˆ &lt;/m:t&gt;&lt;/m:r&gt;&lt;m:r&gt;&lt;m:rPr&gt;&lt;m:scr m:val=&quot;roman&quot;/&gt;&lt;/m:rPr&gt;&lt;w:rPr&gt;&lt;w:rFonts w:ascii=&quot;Cambria Math&quot; w:h-ansi=&quot;Cambria Math&quot; w:fareast=&quot;SimSun&quot; w:cs=&quot;Power Geez Unicode1&quot; w:hint=&quot;default&quot;/&gt;&lt;w:b-cs w:val=&quot;off&quot;/&gt;&lt;w:sz w:val=&quot;24&quot;/&gt;&lt;w:sz-cs w:val=&quot;24&quot;/&gt;&lt;/w:rPr&gt;&lt;m:t&gt;X &lt;/m:t&gt;&lt;/m:r&gt;&lt;m:r&gt;&lt;m:rPr&gt;&lt;m:sty m:val=&quot;p&quot;/&gt;&lt;m:scr m:val=&quot;roman&quot;/&gt;&lt;/m:rPr&gt;&lt;w:rPr&gt;&lt;w:rFonts w:ascii=&quot;Cambria Math&quot; w:h-ansi=&quot;Cambria Math&quot; w:fareast=&quot;SimSun&quot; w:cs=&quot;Power Geez Unicode1&quot; w:hint=&quot;default&quot;/&gt;&lt;w:b-cs w:val=&quot;off&quot;/&gt;&lt;w:sz w:val=&quot;24&quot;/&gt;&lt;w:sz-cs w:val=&quot;24&quot;/&gt;&lt;/w:rPr&gt;&lt;m:t&gt;3,000&lt;/m:t&gt;&lt;/m:r&gt;&lt;m:f&gt;&lt;m:fPr&gt;&lt;m:ctrlPr&gt;&lt;w:rPr&gt;&lt;w:rFonts w:ascii=&quot;Cambria Math&quot; w:h-ansi=&quot;Cambria Math&quot; w:fareast=&quot;SimSun&quot; w:cs=&quot;Power Geez Unicode1&quot; w:hint=&quot;default&quot;/&gt;&lt;w:b w:val=&quot;off&quot;/&gt;&lt;w:b-cs w:val=&quot;off&quot;/&gt;&lt;w:sz w:val=&quot;24&quot;/&gt;&lt;w:sz-cs w:val=&quot;24&quot;/&gt;&lt;/w:rPr&gt;&lt;/m:ctrlPr&gt;&lt;/m:fPr&gt;&lt;m:num&gt;&lt;m:r&gt;&lt;m:rPr&gt;&lt;m:sty m:val=&quot;p&quot;/&gt;&lt;m:scr m:val=&quot;roman&quot;/&gt;&lt;/m:rPr&gt;&lt;w:rPr&gt;&lt;w:rFonts w:ascii=&quot;Cambria Math&quot; w:h-ansi=&quot;Cambria Math&quot; w:fareast=&quot;SimSun&quot; w:cs=&quot;Power Geez Unicode1&quot; w:hint=&quot;default&quot;/&gt;&lt;w:b-cs w:val=&quot;off&quot;/&gt;&lt;w:sz w:val=&quot;24&quot;/&gt;&lt;w:sz-cs w:val=&quot;24&quot;/&gt;&lt;/w:rPr&gt;&lt;m:t&gt;á‹¨áŒ¤áá‹˜áˆ­&lt;/m:t&gt;&lt;/m:r&gt;&lt;m:ctrlPr&gt;&lt;w:rPr&gt;&lt;w:rFonts w:ascii=&quot;Cambria Math&quot; w:h-ansi=&quot;Cambria Math&quot; w:fareast=&quot;SimSun&quot; w:cs=&quot;Power Geez Unicode1&quot; w:hint=&quot;default&quot;/&gt;&lt;w:b w:val=&quot;off&quot;/&gt;&lt;w:b-cs w:val=&quot;off&quot;/&gt;&lt;w:sz w:val=&quot;24&quot;/&gt;&lt;w:sz-cs w:val=&quot;24&quot;/&gt;&lt;/w:rPr&gt;&lt;/m:ctrlPr&gt;&lt;/m:num&gt;&lt;m:den&gt;&lt;m:r&gt;&lt;m:rPr&gt;&lt;m:sty m:val=&quot;p&quot;/&gt;&lt;m:scr m:val=&quot;roman&quot;/&gt;&lt;/m:rPr&gt;&lt;w:rPr&gt;&lt;w:rFonts w:ascii=&quot;Cambria Math&quot; w:h-ansi=&quot;Cambria Math&quot; w:fareast=&quot;SimSun&quot; w:cs=&quot;Power Geez Unicode1&quot; w:hint=&quot;default&quot;/&gt;&lt;w:b-cs w:val=&quot;off&quot;/&gt;&lt;w:sz w:val=&quot;24&quot;/&gt;&lt;w:sz-cs w:val=&quot;24&quot;/&gt;&lt;/w:rPr&gt;&lt;m:t&gt;áŒ&lt;/m:t&gt;&lt;/m:r&gt;&lt;m:ctrlPr&gt;&lt;w:rPr&gt;&lt;w:rFonts w:ascii=&quot;Cambria Math&quot; w:h-ansi=&quot;Cambria Math&quot; w:fareast=&quot;SimSun&quot; w:cs=&quot;Power Geez Unicode1&quot; w:hint=&quot;default&quot;/&gt;&lt;w:b w:val=&quot;off&quot;/&gt;&lt;w:b-cs w:val=&quot;off&quot;/&gt;&lt;w:sz w:val=&quot;24&quot;/&gt;&lt;w:sz-cs w:val=&quot;24&quot;/&gt;&lt;/w:rPr&gt;&lt;/m:ctrlPr&gt;&lt;/m:den&gt;&lt;/m:f&gt;&lt;m:r&gt;&lt;m:rPr&gt;&lt;m:sty m:val=&quot;p&quot;/&gt;&lt;m:scr m:val=&quot;roman&quot;/&gt;&lt;/m:rPr&gt;&lt;w:rPr&gt;&lt;w:rFonts w:ascii=&quot;Cambria Math&quot; w:h-ansi=&quot;Cambria Math&quot; w:fareast=&quot;SimSun&quot; w:cs=&quot;Power Geez Unicode1&quot; w:hint=&quot;default&quot;/&gt;&lt;w:b-cs w:val=&quot;off&quot;/&gt;&lt;w:sz w:val=&quot;24&quot;/&gt;&lt;w:sz-cs w:val=&quot;24&quot;/&gt;&lt;/w:rPr&gt;&lt;m:t&gt;.áˆ=1,500&lt;/m:t&gt;&lt;/m:r&gt;&lt;m:r&gt;&lt;m:rPr&gt;&lt;m:scr m:val=&quot;roman&quot;/&gt;&lt;/m:rPr&gt;&lt;w:rPr&gt;&lt;w:rFonts w:ascii=&quot;Cambria Math&quot; w:h-ansi=&quot;Cambria Math&quot; w:fareast=&quot;SimSun&quot; w:cs=&quot;Power Geez Unicode1&quot; w:hint=&quot;default&quot;/&gt;&lt;w:b-cs w:val=&quot;off&quot;/&gt;&lt;w:sz w:val=&quot;24&quot;/&gt;&lt;w:sz-cs w:val=&quot;24&quot;/&gt;&lt;/w:rPr&gt;&lt;m:t&gt;,&lt;/m:t&gt;&lt;/m:r&gt;&lt;m:r&gt;&lt;m:rPr&gt;&lt;m:sty m:val=&quot;p&quot;/&gt;&lt;m:scr m:val=&quot;roman&quot;/&gt;&lt;/m:rPr&gt;&lt;w:rPr&gt;&lt;w:rFonts w:ascii=&quot;Cambria Math&quot; w:h-ansi=&quot;Cambria Math&quot; w:fareast=&quot;SimSun&quot; w:cs=&quot;Power Geez Unicode1&quot; w:hint=&quot;default&quot;/&gt;&lt;w:b-cs w:val=&quot;off&quot;/&gt;&lt;w:sz w:val=&quot;24&quot;/&gt;&lt;w:sz-cs w:val=&quot;24&quot;/&gt;&lt;/w:rPr&gt;&lt;m:t&gt;000 á‰½áŒáŠ áˆŠáŠ–áˆ­á‹­&lt;/m:t&gt;&lt;/m:r&gt;&lt;m:r&gt;&lt;m:rPr&gt;&lt;m:sty m:val=&quot;p&quot;/&gt;&lt;m:scr m:val=&quot;roman&quot;/&gt;&lt;/m:rPr&gt;&lt;w:rPr&gt;&lt;w:rFonts w:ascii=&quot;Cambria Math&quot; w:h-ansi=&quot;Cambria Math&quot; w:fareast=&quot;SimSun&quot; w:cs=&quot;Power Geez Unicode1&quot; w:hint=&quot;default&quot;/&gt;&lt;w:b-cs w:val=&quot;off&quot;/&gt;&lt;w:sz w:val=&quot;24&quot;/&gt;&lt;w:sz-cs w:val=&quot;24&quot;/&gt;&lt;w:lang/&gt;&lt;/w:rPr&gt;&lt;m:t&gt; &lt;/m:t&gt;&lt;/m:r&gt;&lt;m:r&gt;&lt;m:rPr&gt;&lt;m:sty m:val=&quot;p&quot;/&gt;&lt;m:scr m:val=&quot;roman&quot;/&gt;&lt;/m:rPr&gt;&lt;w:rPr&gt;&lt;w:rFonts w:ascii=&quot;Cambria Math&quot; w:h-ansi=&quot;Cambria Math&quot; w:fareast=&quot;SimSun&quot; w:cs=&quot;Power Geez Unicode1&quot; w:hint=&quot;default&quot;/&gt;&lt;w:b-cs w:val=&quot;off&quot;/&gt;&lt;w:sz w:val=&quot;24&quot;/&gt;&lt;w:sz-cs w:val=&quot;24&quot;/&gt;&lt;/w:rPr&gt;&lt;m:t&gt;á‰½áˆ‹áˆá¡á¡&lt;/m:t&gt;&lt;/m:r&gt;&lt;/m:oMath&gt;&lt;/m:oMathPara&gt;&lt;/w:p&gt;&lt;/wx:sect&gt;&lt;/w:body&gt;&lt;/w:wordDocument">
            <v:fill o:detectmouseclick="t"/>
            <v:imagedata r:id="rId15" o:title=""/>
            <o:lock v:ext="edit" aspectratio="f"/>
          </v:shape>
        </w:pict>
      </w:r>
      <w:r>
        <w:rPr>
          <w:rFonts w:ascii="Power Geez Unicode1" w:eastAsia="SimSun" w:hAnsi="Power Geez Unicode1" w:cs="Power Geez Unicode1"/>
          <w:sz w:val="24"/>
          <w:szCs w:val="24"/>
        </w:rPr>
        <w:t xml:space="preserve"> </w:t>
      </w:r>
      <w:r>
        <w:rPr>
          <w:rFonts w:ascii="Power Geez Unicode1" w:eastAsia="SimSun" w:hAnsi="Power Geez Unicode1" w:cs="Power Geez Unicode1"/>
          <w:sz w:val="24"/>
          <w:szCs w:val="24"/>
          <w:lang w:val="am-ET"/>
        </w:rPr>
        <w:tab/>
      </w:r>
      <w:r>
        <w:rPr>
          <w:rFonts w:ascii="Power Geez Unicode1" w:eastAsia="SimSun" w:hAnsi="Power Geez Unicode1" w:cs="Power Geez Unicode1"/>
          <w:sz w:val="24"/>
          <w:szCs w:val="24"/>
          <w:lang w:val="am-ET"/>
        </w:rPr>
        <w:tab/>
      </w:r>
      <w:r>
        <w:rPr>
          <w:rFonts w:ascii="Power Geez Unicode1" w:eastAsia="SimSun" w:hAnsi="Power Geez Unicode1" w:cs="Power Geez Unicode1"/>
          <w:sz w:val="24"/>
          <w:szCs w:val="24"/>
          <w:lang w:val="am-ET"/>
        </w:rPr>
        <w:tab/>
      </w:r>
      <w:r>
        <w:rPr>
          <w:rFonts w:ascii="Power Geez Unicode1" w:eastAsia="SimSun" w:hAnsi="Power Geez Unicode1" w:cs="Power Geez Unicode1"/>
          <w:sz w:val="24"/>
          <w:szCs w:val="24"/>
          <w:lang w:val="am-ET"/>
        </w:rPr>
        <w:tab/>
      </w:r>
    </w:p>
    <w:p w14:paraId="5C0F1898" w14:textId="77777777" w:rsidR="00496375" w:rsidRDefault="00496375">
      <w:pPr>
        <w:numPr>
          <w:ilvl w:val="0"/>
          <w:numId w:val="16"/>
        </w:numPr>
        <w:tabs>
          <w:tab w:val="left" w:pos="420"/>
        </w:tabs>
        <w:spacing w:after="0" w:line="360" w:lineRule="auto"/>
        <w:contextualSpacing/>
        <w:jc w:val="both"/>
        <w:rPr>
          <w:rFonts w:ascii="Power Geez Unicode1" w:hAnsi="Power Geez Unicode1" w:cs="Power Geez Unicode1"/>
          <w:bCs/>
          <w:sz w:val="24"/>
          <w:szCs w:val="24"/>
          <w:lang w:val="am-ET"/>
        </w:rPr>
      </w:pPr>
      <w:r>
        <w:rPr>
          <w:rFonts w:ascii="Power Geez Unicode1" w:hAnsi="Power Geez Unicode1" w:cs="Power Geez Unicode1"/>
          <w:sz w:val="24"/>
          <w:szCs w:val="24"/>
        </w:rPr>
        <w:t>አንድ ሄ/ር ለመትከል 1</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50</w:t>
      </w:r>
      <w:r>
        <w:rPr>
          <w:rFonts w:ascii="Power Geez Unicode1" w:hAnsi="Power Geez Unicode1" w:cs="Power Geez Unicode1"/>
          <w:sz w:val="24"/>
          <w:szCs w:val="24"/>
          <w:lang w:val="am-ET"/>
        </w:rPr>
        <w:t>0</w:t>
      </w:r>
      <w:r>
        <w:rPr>
          <w:rFonts w:ascii="Power Geez Unicode1" w:hAnsi="Power Geez Unicode1" w:cs="Power Geez Unicode1"/>
          <w:sz w:val="24"/>
          <w:szCs w:val="24"/>
        </w:rPr>
        <w:t>,000 ችግኝ በቂ ነው፡፡</w:t>
      </w:r>
    </w:p>
    <w:p w14:paraId="4A2F5B15" w14:textId="77777777" w:rsidR="00496375" w:rsidRDefault="00496375">
      <w:pPr>
        <w:spacing w:after="0" w:line="360" w:lineRule="auto"/>
        <w:contextualSpacing/>
        <w:jc w:val="both"/>
        <w:rPr>
          <w:rFonts w:ascii="Power Geez Unicode1" w:hAnsi="Power Geez Unicode1" w:cs="Power Geez Unicode1"/>
          <w:bCs/>
          <w:sz w:val="24"/>
          <w:szCs w:val="24"/>
          <w:lang w:val="am-ET"/>
        </w:rPr>
      </w:pPr>
    </w:p>
    <w:p w14:paraId="15C602A2" w14:textId="77777777" w:rsidR="00496375" w:rsidRDefault="00496375">
      <w:pPr>
        <w:spacing w:after="0" w:line="360" w:lineRule="auto"/>
        <w:contextualSpacing/>
        <w:jc w:val="both"/>
        <w:rPr>
          <w:rFonts w:ascii="Power Geez Unicode1" w:hAnsi="Power Geez Unicode1" w:cs="Power Geez Unicode1"/>
          <w:bCs/>
          <w:sz w:val="24"/>
          <w:szCs w:val="24"/>
          <w:lang w:val="am-ET"/>
        </w:rPr>
      </w:pPr>
      <w:r>
        <w:rPr>
          <w:rFonts w:ascii="Power Geez Unicode1" w:hAnsi="Power Geez Unicode1" w:cs="Power Geez Unicode1"/>
          <w:bCs/>
          <w:sz w:val="24"/>
          <w:szCs w:val="24"/>
        </w:rPr>
        <w:t xml:space="preserve">ችግኙ ለተከላ እስኪደርስ ድረስ በአስፈላጊ ጊዜ ውሃ ማጠጣት ተገቢ ነው፡፡ ወደ ዋናው መትከያ ማሳ ከመዛመቱ አስቀድሞ እንደ አካባቢው ሙቀት ሁኔታ ከ20-30 ቀናት </w:t>
      </w:r>
      <w:r>
        <w:rPr>
          <w:rFonts w:ascii="Power Geez Unicode1" w:hAnsi="Power Geez Unicode1" w:cs="Power Geez Unicode1"/>
          <w:bCs/>
          <w:sz w:val="24"/>
          <w:szCs w:val="24"/>
          <w:lang w:val="am-ET"/>
        </w:rPr>
        <w:t xml:space="preserve">ውስጥ ወይም ከ3-4 ቅጠል </w:t>
      </w:r>
      <w:r>
        <w:rPr>
          <w:rFonts w:ascii="Power Geez Unicode1" w:hAnsi="Power Geez Unicode1" w:cs="Power Geez Unicode1"/>
          <w:bCs/>
          <w:sz w:val="24"/>
          <w:szCs w:val="24"/>
        </w:rPr>
        <w:t>ማውጣቱ ሲረጋገጥ በ</w:t>
      </w:r>
      <w:r>
        <w:rPr>
          <w:rFonts w:ascii="Power Geez Unicode1" w:hAnsi="Power Geez Unicode1" w:cs="Power Geez Unicode1"/>
          <w:bCs/>
          <w:sz w:val="24"/>
          <w:szCs w:val="24"/>
          <w:lang w:val="am-ET"/>
        </w:rPr>
        <w:t>ጧ</w:t>
      </w:r>
      <w:r>
        <w:rPr>
          <w:rFonts w:ascii="Power Geez Unicode1" w:hAnsi="Power Geez Unicode1" w:cs="Power Geez Unicode1"/>
          <w:bCs/>
          <w:sz w:val="24"/>
          <w:szCs w:val="24"/>
        </w:rPr>
        <w:t>ት የአፈሩ እርጥበት እን</w:t>
      </w:r>
      <w:r>
        <w:rPr>
          <w:rFonts w:ascii="Power Geez Unicode1" w:hAnsi="Power Geez Unicode1" w:cs="Power Geez Unicode1"/>
          <w:bCs/>
          <w:sz w:val="24"/>
          <w:szCs w:val="24"/>
          <w:lang w:val="am-ET"/>
        </w:rPr>
        <w:t>ደ</w:t>
      </w:r>
      <w:r>
        <w:rPr>
          <w:rFonts w:ascii="Power Geez Unicode1" w:hAnsi="Power Geez Unicode1" w:cs="Power Geez Unicode1"/>
          <w:bCs/>
          <w:sz w:val="24"/>
          <w:szCs w:val="24"/>
        </w:rPr>
        <w:t xml:space="preserve">ተጠበቀ በአንድ ጊዜ ሊተከል የሚችለውን የችግኝ መጠን </w:t>
      </w:r>
      <w:r>
        <w:rPr>
          <w:rFonts w:ascii="Nyala" w:hAnsi="Power Geez Unicode1" w:cs="Power Geez Unicode1"/>
          <w:bCs/>
          <w:sz w:val="24"/>
          <w:szCs w:val="24"/>
          <w:lang w:val="am-ET"/>
        </w:rPr>
        <w:t>ብቻ</w:t>
      </w:r>
      <w:r>
        <w:rPr>
          <w:rFonts w:ascii="Nyala" w:hAnsi="Power Geez Unicode1" w:cs="Power Geez Unicode1"/>
          <w:bCs/>
          <w:sz w:val="24"/>
          <w:szCs w:val="24"/>
          <w:lang w:val="am-ET"/>
        </w:rPr>
        <w:t xml:space="preserve"> </w:t>
      </w:r>
      <w:r>
        <w:rPr>
          <w:rFonts w:ascii="Power Geez Unicode1" w:hAnsi="Power Geez Unicode1" w:cs="Power Geez Unicode1"/>
          <w:bCs/>
          <w:sz w:val="24"/>
          <w:szCs w:val="24"/>
        </w:rPr>
        <w:t>በመንቀል ማዛመት ይቻላል፡፡</w:t>
      </w:r>
    </w:p>
    <w:p w14:paraId="685FB7B2" w14:textId="77777777" w:rsidR="00496375" w:rsidRDefault="00496375">
      <w:pPr>
        <w:spacing w:after="0" w:line="360" w:lineRule="auto"/>
        <w:contextualSpacing/>
        <w:jc w:val="both"/>
        <w:rPr>
          <w:rFonts w:ascii="Power Geez Unicode1" w:hAnsi="Power Geez Unicode1" w:cs="Power Geez Unicode1"/>
          <w:bCs/>
          <w:sz w:val="24"/>
          <w:szCs w:val="24"/>
          <w:lang w:val="am-ET"/>
        </w:rPr>
      </w:pPr>
    </w:p>
    <w:p w14:paraId="3B17265E" w14:textId="77777777" w:rsidR="00496375" w:rsidRDefault="00496375">
      <w:pPr>
        <w:spacing w:after="0" w:line="360" w:lineRule="auto"/>
        <w:contextualSpacing/>
        <w:jc w:val="both"/>
        <w:rPr>
          <w:rFonts w:ascii="Power Geez Unicode1" w:hAnsi="Power Geez Unicode1" w:cs="Power Geez Unicode1"/>
          <w:bCs/>
          <w:sz w:val="24"/>
          <w:szCs w:val="24"/>
        </w:rPr>
      </w:pPr>
      <w:r>
        <w:rPr>
          <w:rFonts w:ascii="Power Geez Unicode1" w:hAnsi="Power Geez Unicode1" w:cs="Power Geez Unicode1"/>
          <w:bCs/>
          <w:sz w:val="24"/>
          <w:szCs w:val="24"/>
        </w:rPr>
        <w:t xml:space="preserve">በተቻለ መጠን ለማዛመት </w:t>
      </w:r>
      <w:r>
        <w:rPr>
          <w:rFonts w:ascii="Power Geez Unicode1" w:hAnsi="Power Geez Unicode1" w:cs="Power Geez Unicode1"/>
          <w:bCs/>
          <w:sz w:val="24"/>
          <w:szCs w:val="24"/>
          <w:lang w:val="am-ET"/>
        </w:rPr>
        <w:t xml:space="preserve">የምንጠቀመው </w:t>
      </w:r>
      <w:r>
        <w:rPr>
          <w:rFonts w:ascii="Power Geez Unicode1" w:hAnsi="Power Geez Unicode1" w:cs="Power Geez Unicode1"/>
          <w:bCs/>
          <w:sz w:val="24"/>
          <w:szCs w:val="24"/>
        </w:rPr>
        <w:t>በመደብ ላይ ጊዜ ያላለፈበት</w:t>
      </w:r>
      <w:r>
        <w:rPr>
          <w:rFonts w:ascii="Power Geez Unicode1" w:hAnsi="Power Geez Unicode1" w:cs="Power Geez Unicode1"/>
          <w:bCs/>
          <w:sz w:val="24"/>
          <w:szCs w:val="24"/>
          <w:lang w:val="am-ET"/>
        </w:rPr>
        <w:t>/</w:t>
      </w:r>
      <w:r>
        <w:rPr>
          <w:rFonts w:ascii="Power Geez Unicode1" w:hAnsi="Power Geez Unicode1" w:cs="Power Geez Unicode1"/>
          <w:bCs/>
          <w:sz w:val="24"/>
          <w:szCs w:val="24"/>
        </w:rPr>
        <w:t xml:space="preserve">መዋለድ ያልጀመረ ችግኝ መሆን አለበት፡፡ በመደብ ላይ መዋለድ የጀመረ ችግኝ በሚዛመትበት ወቅት ላይፀድቅ ከመቻሉም በላይ በተገቢው ሁኔታ ቅጥያ እንዳያወጣ ያደርገዋል፡፡ </w:t>
      </w:r>
      <w:r>
        <w:rPr>
          <w:rFonts w:ascii="Power Geez Unicode1" w:hAnsi="Power Geez Unicode1" w:cs="Power Geez Unicode1"/>
          <w:bCs/>
          <w:sz w:val="24"/>
          <w:szCs w:val="24"/>
          <w:lang w:val="am-ET"/>
        </w:rPr>
        <w:t xml:space="preserve">ከማዛመት አንድ ቀን ቀደም ብሎ ችግኙን በቀላሉ </w:t>
      </w:r>
      <w:r>
        <w:rPr>
          <w:rFonts w:ascii="Power Geez Unicode1" w:hAnsi="Power Geez Unicode1" w:cs="Power Geez Unicode1"/>
          <w:bCs/>
          <w:sz w:val="24"/>
          <w:szCs w:val="24"/>
        </w:rPr>
        <w:t>ለመንቀል እንዲ</w:t>
      </w:r>
      <w:r>
        <w:rPr>
          <w:rFonts w:ascii="Power Geez Unicode1" w:hAnsi="Power Geez Unicode1" w:cs="Power Geez Unicode1"/>
          <w:bCs/>
          <w:sz w:val="24"/>
          <w:szCs w:val="24"/>
          <w:lang w:val="am-ET"/>
        </w:rPr>
        <w:t xml:space="preserve">ቻል መደቡን ውሃ አጠጥቶ ማሳደር </w:t>
      </w:r>
      <w:r>
        <w:rPr>
          <w:rFonts w:ascii="Power Geez Unicode1" w:hAnsi="Power Geez Unicode1" w:cs="Power Geez Unicode1"/>
          <w:bCs/>
          <w:sz w:val="24"/>
          <w:szCs w:val="24"/>
        </w:rPr>
        <w:t>ያስፈልጋል፡፡</w:t>
      </w:r>
    </w:p>
    <w:p w14:paraId="0227C3E9" w14:textId="77777777" w:rsidR="00496375" w:rsidRDefault="00496375">
      <w:pPr>
        <w:spacing w:after="0" w:line="360" w:lineRule="auto"/>
        <w:contextualSpacing/>
        <w:jc w:val="both"/>
        <w:rPr>
          <w:rFonts w:ascii="Power Geez Unicode1" w:hAnsi="Power Geez Unicode1" w:cs="Power Geez Unicode1"/>
          <w:bCs/>
          <w:sz w:val="24"/>
          <w:szCs w:val="24"/>
          <w:lang w:val="am-ET"/>
        </w:rPr>
      </w:pPr>
    </w:p>
    <w:p w14:paraId="4A937A5D" w14:textId="77777777" w:rsidR="00496375" w:rsidRDefault="00496375">
      <w:pPr>
        <w:spacing w:after="0" w:line="360" w:lineRule="auto"/>
        <w:jc w:val="both"/>
        <w:rPr>
          <w:rFonts w:ascii="Power Geez Unicode1" w:hAnsi="Power Geez Unicode1" w:cs="Power Geez Unicode1"/>
          <w:bCs/>
          <w:sz w:val="24"/>
          <w:szCs w:val="24"/>
        </w:rPr>
      </w:pPr>
      <w:r>
        <w:rPr>
          <w:rFonts w:ascii="Power Geez Unicode1" w:hAnsi="Power Geez Unicode1" w:cs="Power Geez Unicode1"/>
          <w:bCs/>
          <w:sz w:val="24"/>
          <w:szCs w:val="24"/>
        </w:rPr>
        <w:t xml:space="preserve">ችግኝ የሚዛመትበት ዋናው ማሳ በተቻለ መጠን በጣም እርጥብ ወይም ወልቅ (moist soil) መሆን አለበት፡፡ የችግኝ ተከላው ተግባር ከመከናወኑ በፊት በመስመር ማውጫ በመጠቀም በመስመር መካከል </w:t>
      </w:r>
      <w:r>
        <w:rPr>
          <w:rFonts w:ascii="Power Geez Unicode1" w:hAnsi="Power Geez Unicode1" w:cs="Power Geez Unicode1"/>
          <w:sz w:val="24"/>
          <w:szCs w:val="24"/>
          <w:lang w:val="de-DE"/>
        </w:rPr>
        <w:t>20</w:t>
      </w:r>
      <w:r>
        <w:rPr>
          <w:rFonts w:ascii="Power Geez Unicode1" w:hAnsi="Power Geez Unicode1" w:cs="Power Geez Unicode1"/>
          <w:bCs/>
          <w:sz w:val="24"/>
          <w:szCs w:val="24"/>
        </w:rPr>
        <w:t xml:space="preserve"> ሴ/ሜ በተክል መካከል 10ሳ/ሜ ጠብቆ </w:t>
      </w:r>
      <w:r>
        <w:rPr>
          <w:rFonts w:ascii="Power Geez Unicode1" w:hAnsi="Power Geez Unicode1" w:cs="Power Geez Unicode1"/>
          <w:bCs/>
          <w:sz w:val="24"/>
          <w:szCs w:val="24"/>
          <w:lang w:val="am-ET"/>
        </w:rPr>
        <w:t>ማዘጋጀት ይመከራል</w:t>
      </w:r>
      <w:r>
        <w:rPr>
          <w:rFonts w:ascii="Power Geez Unicode1" w:hAnsi="Power Geez Unicode1" w:cs="Power Geez Unicode1"/>
          <w:bCs/>
          <w:sz w:val="24"/>
          <w:szCs w:val="24"/>
        </w:rPr>
        <w:t xml:space="preserve">፡፡ በተከላ ወቅት በአንድ እጅ የሚተከለውን ችግኝ በመያዝና በሌላው እጅ ችግኙ እየተነጠለ በእርጥቡ ማሳ ውስጥ ወደ ኋላ በመሄድ በአንድ ጉድጓድ ውስጥ ሶስት ችግኞችን መትከል </w:t>
      </w:r>
      <w:r>
        <w:rPr>
          <w:rFonts w:ascii="Power Geez Unicode1" w:hAnsi="Power Geez Unicode1" w:cs="Power Geez Unicode1"/>
          <w:bCs/>
          <w:sz w:val="24"/>
          <w:szCs w:val="24"/>
          <w:lang w:val="am-ET"/>
        </w:rPr>
        <w:t>ይመከ</w:t>
      </w:r>
      <w:r>
        <w:rPr>
          <w:rFonts w:ascii="Power Geez Unicode1" w:hAnsi="Power Geez Unicode1" w:cs="Power Geez Unicode1"/>
          <w:bCs/>
          <w:sz w:val="24"/>
          <w:szCs w:val="24"/>
        </w:rPr>
        <w:t xml:space="preserve">ራል:: የተተከሉት ችግኞች ካልጸደቁ በተተከሉ ከ5-7ኛው ቀን መተካት ይኖርባቸዋል። </w:t>
      </w:r>
      <w:r>
        <w:rPr>
          <w:rFonts w:ascii="Power Geez Unicode1" w:hAnsi="Power Geez Unicode1" w:cs="Power Geez Unicode1"/>
          <w:bCs/>
          <w:sz w:val="24"/>
          <w:szCs w:val="24"/>
          <w:lang w:val="am-ET"/>
        </w:rPr>
        <w:t>ይ</w:t>
      </w:r>
      <w:r>
        <w:rPr>
          <w:rFonts w:ascii="Power Geez Unicode1" w:hAnsi="Power Geez Unicode1" w:cs="Power Geez Unicode1"/>
          <w:bCs/>
          <w:sz w:val="24"/>
          <w:szCs w:val="24"/>
        </w:rPr>
        <w:t>ህም በሄ/ር</w:t>
      </w:r>
      <w:r>
        <w:rPr>
          <w:rFonts w:ascii="Power Geez Unicode1" w:hAnsi="Power Geez Unicode1" w:cs="Power Geez Unicode1"/>
          <w:bCs/>
          <w:sz w:val="24"/>
          <w:szCs w:val="24"/>
          <w:lang w:val="am-ET"/>
        </w:rPr>
        <w:t xml:space="preserve"> የሚኖረው </w:t>
      </w:r>
      <w:r>
        <w:rPr>
          <w:rFonts w:ascii="Power Geez Unicode1" w:hAnsi="Power Geez Unicode1" w:cs="Power Geez Unicode1"/>
          <w:bCs/>
          <w:sz w:val="24"/>
          <w:szCs w:val="24"/>
        </w:rPr>
        <w:t>የተክ</w:t>
      </w:r>
      <w:r>
        <w:rPr>
          <w:rFonts w:ascii="Power Geez Unicode1" w:hAnsi="Power Geez Unicode1" w:cs="Power Geez Unicode1"/>
          <w:bCs/>
          <w:sz w:val="24"/>
          <w:szCs w:val="24"/>
          <w:lang w:val="am-ET"/>
        </w:rPr>
        <w:t>ል</w:t>
      </w:r>
      <w:r>
        <w:rPr>
          <w:rFonts w:ascii="Power Geez Unicode1" w:hAnsi="Power Geez Unicode1" w:cs="Power Geez Unicode1"/>
          <w:bCs/>
          <w:sz w:val="24"/>
          <w:szCs w:val="24"/>
        </w:rPr>
        <w:t xml:space="preserve"> ብዛት እንደተጠበቀ </w:t>
      </w:r>
      <w:r>
        <w:rPr>
          <w:rFonts w:ascii="Power Geez Unicode1" w:hAnsi="Power Geez Unicode1" w:cs="Power Geez Unicode1"/>
          <w:bCs/>
          <w:sz w:val="24"/>
          <w:szCs w:val="24"/>
          <w:lang w:val="am-ET"/>
        </w:rPr>
        <w:t>እንዲሆን ያደርጋል</w:t>
      </w:r>
      <w:r>
        <w:rPr>
          <w:rFonts w:ascii="Power Geez Unicode1" w:hAnsi="Power Geez Unicode1" w:cs="Power Geez Unicode1"/>
          <w:bCs/>
          <w:sz w:val="24"/>
          <w:szCs w:val="24"/>
        </w:rPr>
        <w:t>፡፡</w:t>
      </w:r>
    </w:p>
    <w:p w14:paraId="16CA2EE3" w14:textId="77777777" w:rsidR="00496375" w:rsidRDefault="00496375">
      <w:pPr>
        <w:spacing w:after="0" w:line="360" w:lineRule="auto"/>
        <w:jc w:val="both"/>
        <w:rPr>
          <w:rFonts w:ascii="Power Geez Unicode1" w:hAnsi="Power Geez Unicode1" w:cs="Power Geez Unicode1"/>
          <w:bCs/>
          <w:sz w:val="24"/>
          <w:szCs w:val="24"/>
        </w:rPr>
      </w:pPr>
    </w:p>
    <w:p w14:paraId="65757090" w14:textId="77777777" w:rsidR="00496375" w:rsidRDefault="00496375">
      <w:pPr>
        <w:spacing w:after="0" w:line="360" w:lineRule="auto"/>
        <w:jc w:val="both"/>
        <w:rPr>
          <w:rFonts w:ascii="Power Geez Unicode1" w:hAnsi="Power Geez Unicode1" w:cs="Power Geez Unicode1"/>
          <w:bCs/>
          <w:sz w:val="24"/>
          <w:szCs w:val="24"/>
        </w:rPr>
      </w:pPr>
      <w:r>
        <w:pict>
          <v:shape id="Picture 6" o:spid="_x0000_i1037" type="#_x0000_t75" style="width:463.5pt;height:152.7pt">
            <v:fill o:detectmouseclick="t"/>
            <v:imagedata r:id="rId19" o:title=""/>
          </v:shape>
        </w:pict>
      </w:r>
    </w:p>
    <w:p w14:paraId="656C23B2" w14:textId="77777777" w:rsidR="00496375" w:rsidRDefault="00496375">
      <w:pPr>
        <w:keepNext/>
        <w:keepLines/>
        <w:spacing w:after="0" w:line="360" w:lineRule="auto"/>
        <w:jc w:val="both"/>
        <w:rPr>
          <w:rFonts w:ascii="Power Geez Unicode1" w:eastAsia="SimSun" w:hAnsi="Power Geez Unicode1" w:cs="Power Geez Unicode1"/>
          <w:b/>
          <w:bCs/>
          <w:sz w:val="24"/>
          <w:szCs w:val="24"/>
        </w:rPr>
      </w:pPr>
      <w:r>
        <w:rPr>
          <w:rFonts w:ascii="Power Geez Unicode1" w:eastAsia="SimSun" w:hAnsi="Power Geez Unicode1" w:cs="Power Geez Unicode1"/>
          <w:b/>
          <w:bCs/>
          <w:sz w:val="24"/>
          <w:szCs w:val="24"/>
        </w:rPr>
        <w:t xml:space="preserve">ሥዕል </w:t>
      </w:r>
      <w:r>
        <w:rPr>
          <w:rFonts w:ascii="Power Geez Unicode1" w:eastAsia="SimSun" w:hAnsi="Power Geez Unicode1" w:cs="Power Geez Unicode1"/>
          <w:b/>
          <w:bCs/>
          <w:sz w:val="24"/>
          <w:szCs w:val="24"/>
          <w:lang w:val="am-ET"/>
        </w:rPr>
        <w:t>3</w:t>
      </w:r>
      <w:r>
        <w:rPr>
          <w:rFonts w:ascii="Power Geez Unicode1" w:eastAsia="SimSun" w:hAnsi="Power Geez Unicode1" w:cs="Power Geez Unicode1"/>
          <w:b/>
          <w:bCs/>
          <w:sz w:val="24"/>
          <w:szCs w:val="24"/>
        </w:rPr>
        <w:t xml:space="preserve">. </w:t>
      </w:r>
      <w:r>
        <w:rPr>
          <w:rFonts w:ascii="Power Geez Unicode1" w:eastAsia="SimSun" w:hAnsi="Power Geez Unicode1" w:cs="Power Geez Unicode1"/>
          <w:b/>
          <w:bCs/>
          <w:sz w:val="24"/>
          <w:szCs w:val="24"/>
          <w:lang w:val="am-ET"/>
        </w:rPr>
        <w:t>ለ</w:t>
      </w:r>
      <w:r>
        <w:rPr>
          <w:rFonts w:ascii="Power Geez Unicode1" w:eastAsia="SimSun" w:hAnsi="Power Geez Unicode1" w:cs="Power Geez Unicode1"/>
          <w:b/>
          <w:bCs/>
          <w:sz w:val="24"/>
          <w:szCs w:val="24"/>
        </w:rPr>
        <w:t xml:space="preserve">ጤፍ ችግኝ ማፍያ መደብ </w:t>
      </w:r>
      <w:r>
        <w:rPr>
          <w:rFonts w:ascii="Power Geez Unicode1" w:eastAsia="SimSun" w:hAnsi="Power Geez Unicode1" w:cs="Power Geez Unicode1"/>
          <w:b/>
          <w:bCs/>
          <w:sz w:val="24"/>
          <w:szCs w:val="24"/>
          <w:lang w:val="am-ET"/>
        </w:rPr>
        <w:t>ዝግጅት የሚያገለግል አፈር ኮምፖዚሺን</w:t>
      </w:r>
    </w:p>
    <w:p w14:paraId="00A24646" w14:textId="77777777" w:rsidR="00496375" w:rsidRDefault="00496375">
      <w:pPr>
        <w:keepNext/>
        <w:keepLines/>
        <w:spacing w:after="0" w:line="360" w:lineRule="auto"/>
        <w:jc w:val="both"/>
        <w:rPr>
          <w:rFonts w:ascii="Power Geez Unicode1" w:eastAsia="SimSun" w:hAnsi="Power Geez Unicode1" w:cs="Power Geez Unicode1"/>
          <w:b/>
          <w:bCs/>
          <w:i/>
          <w:iCs/>
          <w:sz w:val="24"/>
          <w:szCs w:val="24"/>
        </w:rPr>
      </w:pPr>
    </w:p>
    <w:p w14:paraId="6C6EA067" w14:textId="77777777" w:rsidR="00496375" w:rsidRDefault="00496375">
      <w:pPr>
        <w:pStyle w:val="ListParagraph"/>
        <w:keepNext/>
        <w:keepLines/>
        <w:spacing w:after="0" w:line="360" w:lineRule="auto"/>
        <w:ind w:left="0"/>
        <w:jc w:val="both"/>
        <w:rPr>
          <w:rFonts w:ascii="Power Geez Unicode1" w:eastAsia="SimSun" w:hAnsi="Power Geez Unicode1" w:cs="Power Geez Unicode1"/>
          <w:b/>
          <w:bCs/>
          <w:sz w:val="24"/>
          <w:szCs w:val="24"/>
        </w:rPr>
      </w:pPr>
      <w:r>
        <w:rPr>
          <w:rFonts w:ascii="Power Geez Unicode1" w:eastAsia="SimSun" w:hAnsi="Power Geez Unicode1" w:cs="Power Geez Unicode1"/>
          <w:b/>
          <w:bCs/>
          <w:sz w:val="24"/>
          <w:szCs w:val="24"/>
          <w:lang w:val="en-US"/>
        </w:rPr>
        <w:t xml:space="preserve">5.4.5. </w:t>
      </w:r>
      <w:r>
        <w:rPr>
          <w:rFonts w:ascii="Power Geez Unicode1" w:eastAsia="SimSun" w:hAnsi="Power Geez Unicode1" w:cs="Power Geez Unicode1"/>
          <w:b/>
          <w:bCs/>
          <w:sz w:val="24"/>
          <w:szCs w:val="24"/>
        </w:rPr>
        <w:t>የችግኝ ማፍያ መደብ አዘገጃጀት</w:t>
      </w:r>
    </w:p>
    <w:p w14:paraId="6B0C795E" w14:textId="77777777" w:rsidR="00496375" w:rsidRDefault="00496375">
      <w:pPr>
        <w:pStyle w:val="ListParagraph"/>
        <w:numPr>
          <w:ilvl w:val="0"/>
          <w:numId w:val="17"/>
        </w:numPr>
        <w:spacing w:after="0" w:line="360" w:lineRule="auto"/>
        <w:jc w:val="both"/>
        <w:rPr>
          <w:rFonts w:ascii="Power Geez Unicode1" w:hAnsi="Power Geez Unicode1" w:cs="Power Geez Unicode1"/>
          <w:bCs/>
          <w:sz w:val="24"/>
          <w:szCs w:val="24"/>
        </w:rPr>
      </w:pPr>
      <w:r>
        <w:rPr>
          <w:rFonts w:ascii="Power Geez Unicode1" w:hAnsi="Power Geez Unicode1" w:cs="Power Geez Unicode1"/>
          <w:bCs/>
          <w:sz w:val="24"/>
          <w:szCs w:val="24"/>
        </w:rPr>
        <w:t>ለችግኝ ማፍያ የሚሆን መደብ ለምነቱ በተጠበቀ አፈር ላይ በጥሩ ሁኔታ ማዘጋጀት</w:t>
      </w:r>
      <w:r>
        <w:rPr>
          <w:rFonts w:ascii="Power Geez Unicode1" w:hAnsi="Power Geez Unicode1" w:cs="Power Geez Unicode1"/>
          <w:bCs/>
          <w:sz w:val="24"/>
          <w:szCs w:val="24"/>
          <w:lang w:val="am-ET"/>
        </w:rPr>
        <w:t>፣</w:t>
      </w:r>
    </w:p>
    <w:p w14:paraId="5898EA62" w14:textId="77777777" w:rsidR="00496375" w:rsidRDefault="00496375">
      <w:pPr>
        <w:pStyle w:val="ListParagraph"/>
        <w:numPr>
          <w:ilvl w:val="0"/>
          <w:numId w:val="17"/>
        </w:numPr>
        <w:spacing w:after="0" w:line="360" w:lineRule="auto"/>
        <w:jc w:val="both"/>
        <w:rPr>
          <w:rFonts w:ascii="Power Geez Unicode1" w:hAnsi="Power Geez Unicode1" w:cs="Power Geez Unicode1"/>
          <w:bCs/>
          <w:sz w:val="24"/>
          <w:szCs w:val="24"/>
        </w:rPr>
      </w:pPr>
      <w:r>
        <w:rPr>
          <w:rFonts w:ascii="Power Geez Unicode1" w:hAnsi="Power Geez Unicode1" w:cs="Power Geez Unicode1"/>
          <w:sz w:val="24"/>
          <w:szCs w:val="24"/>
        </w:rPr>
        <w:t>የችግኝ ማዛመት ወቅት ላይ ለተከላ የሚሆን በቂ የዝናብ መጠን እስከሚጠበቅ የችግኙ</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እድሜ </w:t>
      </w:r>
      <w:r>
        <w:rPr>
          <w:rFonts w:ascii="Power Geez Unicode1" w:hAnsi="Power Geez Unicode1" w:cs="Power Geez Unicode1"/>
          <w:sz w:val="24"/>
          <w:szCs w:val="24"/>
          <w:lang w:val="am-ET"/>
        </w:rPr>
        <w:t>እንዳ</w:t>
      </w:r>
      <w:r>
        <w:rPr>
          <w:rFonts w:ascii="Power Geez Unicode1" w:hAnsi="Power Geez Unicode1" w:cs="Power Geez Unicode1"/>
          <w:sz w:val="24"/>
          <w:szCs w:val="24"/>
        </w:rPr>
        <w:t>ያ</w:t>
      </w:r>
      <w:r>
        <w:rPr>
          <w:rFonts w:ascii="Power Geez Unicode1" w:hAnsi="Power Geez Unicode1" w:cs="Power Geez Unicode1"/>
          <w:sz w:val="24"/>
          <w:szCs w:val="24"/>
          <w:lang w:val="am-ET"/>
        </w:rPr>
        <w:t>ልፍ</w:t>
      </w:r>
      <w:r>
        <w:rPr>
          <w:rFonts w:ascii="Power Geez Unicode1" w:hAnsi="Power Geez Unicode1" w:cs="Power Geez Unicode1"/>
          <w:sz w:val="24"/>
          <w:szCs w:val="24"/>
        </w:rPr>
        <w:t>በት ዘ</w:t>
      </w:r>
      <w:r>
        <w:rPr>
          <w:rFonts w:ascii="Power Geez Unicode1" w:hAnsi="Power Geez Unicode1" w:cs="Power Geez Unicode1"/>
          <w:sz w:val="24"/>
          <w:szCs w:val="24"/>
          <w:lang w:val="am-ET"/>
        </w:rPr>
        <w:t xml:space="preserve">ሩን </w:t>
      </w:r>
      <w:r>
        <w:rPr>
          <w:rFonts w:ascii="Power Geez Unicode1" w:hAnsi="Power Geez Unicode1" w:cs="Power Geez Unicode1"/>
          <w:sz w:val="24"/>
          <w:szCs w:val="24"/>
        </w:rPr>
        <w:t xml:space="preserve">በሶስት እኩል ቦታ </w:t>
      </w:r>
      <w:r>
        <w:rPr>
          <w:rFonts w:ascii="Power Geez Unicode1" w:hAnsi="Power Geez Unicode1" w:cs="Power Geez Unicode1"/>
          <w:sz w:val="24"/>
          <w:szCs w:val="24"/>
          <w:lang w:val="am-ET"/>
        </w:rPr>
        <w:t>ከፍሎ</w:t>
      </w:r>
      <w:r>
        <w:rPr>
          <w:rFonts w:ascii="Power Geez Unicode1" w:hAnsi="Power Geez Unicode1" w:cs="Power Geez Unicode1"/>
          <w:sz w:val="24"/>
          <w:szCs w:val="24"/>
        </w:rPr>
        <w:t xml:space="preserve"> በየሶስት ቀን ልዩነት የተለያዩ ሶስት መደቦች</w:t>
      </w:r>
      <w:r>
        <w:rPr>
          <w:rFonts w:ascii="Power Geez Unicode1" w:hAnsi="Power Geez Unicode1" w:cs="Power Geez Unicode1"/>
          <w:sz w:val="24"/>
          <w:szCs w:val="24"/>
          <w:lang w:val="am-ET"/>
        </w:rPr>
        <w:t xml:space="preserve"> ላይ</w:t>
      </w:r>
      <w:r>
        <w:rPr>
          <w:rFonts w:ascii="Power Geez Unicode1" w:hAnsi="Power Geez Unicode1" w:cs="Power Geez Unicode1"/>
          <w:sz w:val="24"/>
          <w:szCs w:val="24"/>
        </w:rPr>
        <w:t xml:space="preserve"> ማፍሰስ</w:t>
      </w:r>
      <w:r>
        <w:rPr>
          <w:rFonts w:ascii="Power Geez Unicode1" w:hAnsi="Power Geez Unicode1" w:cs="Power Geez Unicode1"/>
          <w:sz w:val="24"/>
          <w:szCs w:val="24"/>
          <w:lang w:val="am-ET"/>
        </w:rPr>
        <w:t xml:space="preserve"> ተገቢ ነው፣</w:t>
      </w:r>
    </w:p>
    <w:p w14:paraId="7D648658" w14:textId="77777777" w:rsidR="00496375" w:rsidRDefault="00496375">
      <w:pPr>
        <w:pStyle w:val="ListParagraph"/>
        <w:numPr>
          <w:ilvl w:val="0"/>
          <w:numId w:val="17"/>
        </w:numPr>
        <w:spacing w:after="0" w:line="360" w:lineRule="auto"/>
        <w:jc w:val="both"/>
        <w:rPr>
          <w:rFonts w:ascii="Power Geez Unicode1" w:hAnsi="Power Geez Unicode1" w:cs="Power Geez Unicode1"/>
          <w:bCs/>
          <w:sz w:val="24"/>
          <w:szCs w:val="24"/>
        </w:rPr>
      </w:pPr>
      <w:r>
        <w:rPr>
          <w:rFonts w:ascii="Power Geez Unicode1" w:hAnsi="Power Geez Unicode1" w:cs="Power Geez Unicode1"/>
          <w:sz w:val="24"/>
          <w:szCs w:val="24"/>
          <w:lang w:val="am-ET"/>
        </w:rPr>
        <w:t xml:space="preserve">ይህም </w:t>
      </w:r>
      <w:r>
        <w:rPr>
          <w:rFonts w:ascii="Power Geez Unicode1" w:hAnsi="Power Geez Unicode1" w:cs="Power Geez Unicode1"/>
          <w:sz w:val="24"/>
          <w:szCs w:val="24"/>
        </w:rPr>
        <w:t>በመጀመሪያውና በሶስተኛው መደብ መካከል የአንድ ሳምንት የእድሜ ልዩነት እንዲኖር ስለሚያደርግ ትክክለኛ እድሜ ያለውን ችግኝ በትክክለኛ የአፈር እርጥበት ለማዛመት ያስችላል።</w:t>
      </w:r>
    </w:p>
    <w:p w14:paraId="1482C885" w14:textId="77777777" w:rsidR="00496375" w:rsidRDefault="00496375">
      <w:pPr>
        <w:spacing w:after="0" w:line="360" w:lineRule="auto"/>
        <w:contextualSpacing/>
        <w:jc w:val="both"/>
        <w:rPr>
          <w:rFonts w:ascii="Nyala" w:hAnsi="Nyala"/>
          <w:bCs/>
          <w:sz w:val="24"/>
          <w:szCs w:val="24"/>
        </w:rPr>
      </w:pPr>
    </w:p>
    <w:p w14:paraId="7853552E" w14:textId="77777777" w:rsidR="00496375" w:rsidRDefault="00496375">
      <w:pPr>
        <w:spacing w:after="0" w:line="360" w:lineRule="auto"/>
        <w:contextualSpacing/>
        <w:jc w:val="both"/>
        <w:rPr>
          <w:rFonts w:ascii="Nyala" w:hAnsi="Nyala"/>
          <w:bCs/>
          <w:sz w:val="24"/>
          <w:szCs w:val="24"/>
        </w:rPr>
      </w:pPr>
    </w:p>
    <w:p w14:paraId="2FF7AEC3" w14:textId="77777777" w:rsidR="00496375" w:rsidRDefault="00496375">
      <w:pPr>
        <w:spacing w:after="0" w:line="360" w:lineRule="auto"/>
        <w:contextualSpacing/>
        <w:jc w:val="both"/>
        <w:rPr>
          <w:rFonts w:ascii="Nyala" w:hAnsi="Nyala"/>
          <w:bCs/>
          <w:sz w:val="24"/>
          <w:szCs w:val="24"/>
        </w:rPr>
      </w:pPr>
    </w:p>
    <w:p w14:paraId="4BF83BCA" w14:textId="77777777" w:rsidR="00496375" w:rsidRDefault="00496375">
      <w:pPr>
        <w:spacing w:after="0" w:line="360" w:lineRule="auto"/>
        <w:contextualSpacing/>
        <w:jc w:val="both"/>
        <w:rPr>
          <w:rFonts w:ascii="Nyala" w:hAnsi="Nyala"/>
          <w:bCs/>
          <w:sz w:val="24"/>
          <w:szCs w:val="24"/>
        </w:rPr>
      </w:pPr>
    </w:p>
    <w:p w14:paraId="0D1AA321" w14:textId="77777777" w:rsidR="00496375" w:rsidRDefault="00496375">
      <w:pPr>
        <w:spacing w:after="0" w:line="360" w:lineRule="auto"/>
        <w:contextualSpacing/>
        <w:jc w:val="both"/>
        <w:rPr>
          <w:rFonts w:ascii="Nyala" w:hAnsi="Nyala"/>
          <w:bCs/>
          <w:sz w:val="24"/>
          <w:szCs w:val="24"/>
        </w:rPr>
      </w:pPr>
    </w:p>
    <w:p w14:paraId="51F0EE4C" w14:textId="77777777" w:rsidR="00496375" w:rsidRDefault="00496375">
      <w:pPr>
        <w:spacing w:after="0" w:line="360" w:lineRule="auto"/>
        <w:contextualSpacing/>
        <w:jc w:val="both"/>
        <w:rPr>
          <w:rFonts w:ascii="Nyala" w:hAnsi="Nyala"/>
          <w:bCs/>
          <w:sz w:val="24"/>
          <w:szCs w:val="24"/>
        </w:rPr>
      </w:pPr>
      <w:r>
        <w:rPr>
          <w:sz w:val="24"/>
        </w:rPr>
        <w:pict w14:anchorId="20E05BE9">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19" o:spid="_x0000_s1032" type="#_x0000_t63" style="position:absolute;left:0;text-align:left;margin-left:364.9pt;margin-top:-7.35pt;width:80.65pt;height:57pt;z-index:251659776;v-text-anchor:middle" o:gfxdata="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OmqHIbXAAAACgEAAA8AAAAAAAAAAQAgAAAA&#10;IgAAAGRycy9kb3ducmV2LnhtbFBLAQIUABQAAAAIAIdO4kCINinDfgIAACEFAAAOAAAAAAAAAAEA&#10;IAAAACYBAABkcnMvZTJvRG9jLnhtbFBLBQYAAAAABgAGAFkBAAAWBgAAAAA=&#10;" adj="6300,24300" strokecolor="#376092" strokeweight="2pt">
            <v:stroke joinstyle="round"/>
            <v:textbox>
              <w:txbxContent>
                <w:p w14:paraId="7E5B6618" w14:textId="77777777" w:rsidR="00496375" w:rsidRDefault="00496375">
                  <w:pPr>
                    <w:jc w:val="center"/>
                    <w:rPr>
                      <w:rFonts w:ascii="Nyala" w:hAnsi="Power Geez Unicode1" w:cs="Power Geez Unicode1"/>
                      <w:color w:val="000000"/>
                      <w:sz w:val="16"/>
                      <w:szCs w:val="16"/>
                      <w:lang w:val="am-ET"/>
                    </w:rPr>
                  </w:pPr>
                  <w:r>
                    <w:rPr>
                      <w:rFonts w:ascii="Power Geez Unicode1" w:hAnsi="Power Geez Unicode1" w:cs="Power Geez Unicode1"/>
                      <w:color w:val="000000"/>
                      <w:sz w:val="16"/>
                      <w:szCs w:val="16"/>
                      <w:lang w:val="am-ET"/>
                    </w:rPr>
                    <w:t>በአግባቡ</w:t>
                  </w:r>
                  <w:r>
                    <w:rPr>
                      <w:rFonts w:ascii="Nyala" w:hAnsi="Power Geez Unicode1" w:cs="Power Geez Unicode1"/>
                      <w:color w:val="000000"/>
                      <w:sz w:val="16"/>
                      <w:szCs w:val="16"/>
                      <w:lang w:val="am-ET"/>
                    </w:rPr>
                    <w:t xml:space="preserve"> </w:t>
                  </w:r>
                  <w:r>
                    <w:rPr>
                      <w:rFonts w:ascii="Nyala" w:hAnsi="Power Geez Unicode1" w:cs="Power Geez Unicode1"/>
                      <w:color w:val="000000"/>
                      <w:sz w:val="16"/>
                      <w:szCs w:val="16"/>
                      <w:lang w:val="am-ET"/>
                    </w:rPr>
                    <w:t>የተዛመተ</w:t>
                  </w:r>
                  <w:r>
                    <w:rPr>
                      <w:rFonts w:ascii="Nyala" w:hAnsi="Power Geez Unicode1" w:cs="Power Geez Unicode1"/>
                      <w:color w:val="000000"/>
                      <w:sz w:val="16"/>
                      <w:szCs w:val="16"/>
                      <w:lang w:val="am-ET"/>
                    </w:rPr>
                    <w:t xml:space="preserve"> </w:t>
                  </w:r>
                  <w:r>
                    <w:rPr>
                      <w:rFonts w:ascii="Nyala" w:hAnsi="Power Geez Unicode1" w:cs="Power Geez Unicode1"/>
                      <w:color w:val="000000"/>
                      <w:sz w:val="16"/>
                      <w:szCs w:val="16"/>
                      <w:lang w:val="am-ET"/>
                    </w:rPr>
                    <w:t>የጤፍ</w:t>
                  </w:r>
                  <w:r>
                    <w:rPr>
                      <w:rFonts w:ascii="Nyala" w:hAnsi="Power Geez Unicode1" w:cs="Power Geez Unicode1"/>
                      <w:color w:val="000000"/>
                      <w:sz w:val="16"/>
                      <w:szCs w:val="16"/>
                      <w:lang w:val="am-ET"/>
                    </w:rPr>
                    <w:t xml:space="preserve"> </w:t>
                  </w:r>
                  <w:r>
                    <w:rPr>
                      <w:rFonts w:ascii="Nyala" w:hAnsi="Power Geez Unicode1" w:cs="Power Geez Unicode1"/>
                      <w:color w:val="000000"/>
                      <w:sz w:val="16"/>
                      <w:szCs w:val="16"/>
                      <w:lang w:val="am-ET"/>
                    </w:rPr>
                    <w:t>ችግኝ</w:t>
                  </w:r>
                </w:p>
                <w:p w14:paraId="1368A533" w14:textId="77777777" w:rsidR="00496375" w:rsidRDefault="00496375">
                  <w:pPr>
                    <w:jc w:val="center"/>
                    <w:rPr>
                      <w:ins w:id="124" w:author="HP" w:date="2024-02-27T14:52:00Z"/>
                      <w:rFonts w:ascii="Nyala" w:hAnsi="Power Geez Unicode1" w:cs="Power Geez Unicode1"/>
                      <w:color w:val="000000"/>
                      <w:sz w:val="16"/>
                      <w:szCs w:val="16"/>
                      <w:lang w:val="am-ET"/>
                    </w:rPr>
                  </w:pPr>
                </w:p>
              </w:txbxContent>
            </v:textbox>
          </v:shape>
        </w:pict>
      </w:r>
    </w:p>
    <w:p w14:paraId="22F2B420" w14:textId="77777777" w:rsidR="00496375" w:rsidRDefault="00496375">
      <w:pPr>
        <w:spacing w:after="0" w:line="360" w:lineRule="auto"/>
        <w:contextualSpacing/>
        <w:jc w:val="both"/>
        <w:rPr>
          <w:rFonts w:ascii="Nyala" w:hAnsi="Nyala"/>
          <w:bCs/>
          <w:sz w:val="24"/>
          <w:szCs w:val="24"/>
        </w:rPr>
      </w:pPr>
    </w:p>
    <w:p w14:paraId="53F4F349" w14:textId="77777777" w:rsidR="00496375" w:rsidRDefault="00496375">
      <w:pPr>
        <w:spacing w:after="0" w:line="360" w:lineRule="auto"/>
        <w:contextualSpacing/>
        <w:jc w:val="both"/>
        <w:rPr>
          <w:rFonts w:ascii="Nyala" w:hAnsi="Nyala"/>
          <w:bCs/>
          <w:sz w:val="24"/>
          <w:szCs w:val="24"/>
        </w:rPr>
      </w:pPr>
    </w:p>
    <w:p w14:paraId="7726122E" w14:textId="77777777" w:rsidR="00496375" w:rsidRDefault="00496375">
      <w:pPr>
        <w:spacing w:after="0" w:line="360" w:lineRule="auto"/>
        <w:jc w:val="both"/>
        <w:rPr>
          <w:rFonts w:ascii="Nyala" w:eastAsia="SimSun" w:hAnsi="Nyala"/>
          <w:sz w:val="24"/>
          <w:szCs w:val="24"/>
        </w:rPr>
      </w:pPr>
      <w:r>
        <w:rPr>
          <w:sz w:val="24"/>
        </w:rPr>
        <w:pict w14:anchorId="5A32B523">
          <v:shape id="Oval Callout 18" o:spid="_x0000_s1031" type="#_x0000_t63" style="position:absolute;left:0;text-align:left;margin-left:189.8pt;margin-top:-40.1pt;width:62.05pt;height:58.25pt;z-index:251658752;v-text-anchor:middle" o:gfxdata="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FfoIx9cAAAAKAQAADwAAAAAAAAABACAA&#10;AAAiAAAAZHJzL2Rvd25yZXYueG1sUEsBAhQAFAAAAAgAh07iQEUbNqaAAgAAIAUAAA4AAAAAAAAA&#10;AQAgAAAAJgEAAGRycy9lMm9Eb2MueG1sUEsFBgAAAAAGAAYAWQEAABgGAAAAAA==&#10;" adj="6300,24300" strokecolor="#376092" strokeweight="2pt">
            <v:stroke joinstyle="round"/>
            <v:textbox>
              <w:txbxContent>
                <w:p w14:paraId="13FC54B0" w14:textId="77777777" w:rsidR="00496375" w:rsidRDefault="00496375">
                  <w:pPr>
                    <w:jc w:val="center"/>
                    <w:rPr>
                      <w:rFonts w:ascii="Power Geez Unicode1" w:hAnsi="Power Geez Unicode1" w:cs="Power Geez Unicode1"/>
                      <w:color w:val="000000"/>
                      <w:sz w:val="16"/>
                      <w:szCs w:val="16"/>
                      <w:lang w:val="am-ET"/>
                    </w:rPr>
                  </w:pPr>
                  <w:r>
                    <w:rPr>
                      <w:rFonts w:ascii="Power Geez Unicode1" w:hAnsi="Power Geez Unicode1" w:cs="Power Geez Unicode1"/>
                      <w:color w:val="000000"/>
                      <w:sz w:val="16"/>
                      <w:szCs w:val="16"/>
                      <w:lang w:val="am-ET"/>
                    </w:rPr>
                    <w:t>ለተከላ</w:t>
                  </w:r>
                  <w:r>
                    <w:rPr>
                      <w:rFonts w:ascii="Nyala" w:hAnsi="Power Geez Unicode1" w:cs="Power Geez Unicode1"/>
                      <w:color w:val="000000"/>
                      <w:sz w:val="16"/>
                      <w:szCs w:val="16"/>
                      <w:lang w:val="am-ET"/>
                    </w:rPr>
                    <w:t xml:space="preserve"> </w:t>
                  </w:r>
                  <w:r>
                    <w:rPr>
                      <w:rFonts w:ascii="Nyala" w:hAnsi="Power Geez Unicode1" w:cs="Power Geez Unicode1"/>
                      <w:color w:val="000000"/>
                      <w:sz w:val="16"/>
                      <w:szCs w:val="16"/>
                      <w:lang w:val="am-ET"/>
                    </w:rPr>
                    <w:t>የ</w:t>
                  </w:r>
                  <w:r>
                    <w:rPr>
                      <w:rFonts w:ascii="Power Geez Unicode1" w:hAnsi="Power Geez Unicode1" w:cs="Power Geez Unicode1"/>
                      <w:color w:val="000000"/>
                      <w:sz w:val="16"/>
                      <w:szCs w:val="16"/>
                      <w:lang w:val="am-ET"/>
                    </w:rPr>
                    <w:t>ተዘጋጀ ማሳ</w:t>
                  </w:r>
                </w:p>
              </w:txbxContent>
            </v:textbox>
          </v:shape>
        </w:pict>
      </w:r>
      <w:r>
        <w:rPr>
          <w:sz w:val="24"/>
        </w:rPr>
        <w:pict w14:anchorId="665BE218">
          <v:shape id="Oval Callout 17" o:spid="_x0000_s1030" type="#_x0000_t63" style="position:absolute;left:0;text-align:left;margin-left:21.55pt;margin-top:-55.25pt;width:62.05pt;height:58.25pt;z-index:251657728;v-text-anchor:middle" o:gfxdata="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lOSVG9cAAAAJAQAADwAA&#10;AAAAAAABACAAAAAiAAAAZHJzL2Rvd25yZXYueG1sUEsBAhQAFAAAAAgAh07iQDN3O2aJAgAAKwUA&#10;AA4AAAAAAAAAAQAgAAAAJgEAAGRycy9lMm9Eb2MueG1sUEsFBgAAAAAGAAYAWQEAACEGAAAAAA==&#10;" adj="6300,24300" strokecolor="#376092" strokeweight="2pt">
            <v:stroke joinstyle="round"/>
            <v:textbox>
              <w:txbxContent>
                <w:p w14:paraId="6EFA2FE1" w14:textId="77777777" w:rsidR="00496375" w:rsidRDefault="00496375">
                  <w:pPr>
                    <w:jc w:val="center"/>
                    <w:rPr>
                      <w:rFonts w:ascii="Power Geez Unicode1" w:hAnsi="Power Geez Unicode1" w:cs="Power Geez Unicode1"/>
                      <w:color w:val="000000"/>
                      <w:sz w:val="16"/>
                      <w:szCs w:val="16"/>
                      <w:lang w:val="am-ET"/>
                    </w:rPr>
                  </w:pPr>
                  <w:r>
                    <w:rPr>
                      <w:rFonts w:ascii="Power Geez Unicode1" w:hAnsi="Power Geez Unicode1" w:cs="Power Geez Unicode1"/>
                      <w:color w:val="000000"/>
                      <w:sz w:val="16"/>
                      <w:szCs w:val="16"/>
                      <w:lang w:val="am-ET"/>
                    </w:rPr>
                    <w:t>ተፈልቶ የተዘጋጀ ችግኝ</w:t>
                  </w:r>
                </w:p>
              </w:txbxContent>
            </v:textbox>
          </v:shape>
        </w:pict>
      </w:r>
      <w:r>
        <w:rPr>
          <w:rFonts w:ascii="Nyala" w:eastAsia="SimSun" w:hAnsi="Nyala"/>
          <w:sz w:val="24"/>
          <w:szCs w:val="24"/>
        </w:rPr>
        <w:object w:dxaOrig="7309" w:dyaOrig="4748">
          <v:shape id="Object 10" o:spid="_x0000_i1038" type="#_x0000_t75" style="width:440.1pt;height:237.6pt" o:ole="">
            <v:imagedata r:id="rId20" o:title="" croptop="8798f"/>
          </v:shape>
          <o:OLEObject Type="Embed" ProgID="PowerPoint.Slide.12" ShapeID="Object 10" DrawAspect="Content" ObjectID="_1853397104" r:id="rId21"/>
        </w:object>
      </w:r>
    </w:p>
    <w:p w14:paraId="0A9466AD" w14:textId="77777777" w:rsidR="00496375" w:rsidRDefault="00496375">
      <w:pPr>
        <w:spacing w:after="0" w:line="360" w:lineRule="auto"/>
        <w:jc w:val="both"/>
        <w:rPr>
          <w:rFonts w:ascii="Power Geez Unicode1" w:eastAsia="SimSun" w:hAnsi="Power Geez Unicode1" w:cs="Power Geez Unicode1"/>
          <w:sz w:val="24"/>
          <w:szCs w:val="24"/>
        </w:rPr>
      </w:pPr>
      <w:r>
        <w:rPr>
          <w:rFonts w:ascii="Power Geez Unicode1" w:eastAsia="SimSun" w:hAnsi="Power Geez Unicode1" w:cs="Power Geez Unicode1"/>
          <w:sz w:val="24"/>
          <w:szCs w:val="24"/>
        </w:rPr>
        <w:t xml:space="preserve">ሥዕል </w:t>
      </w:r>
      <w:r>
        <w:rPr>
          <w:rFonts w:ascii="Power Geez Unicode1" w:eastAsia="SimSun" w:hAnsi="Power Geez Unicode1" w:cs="Power Geez Unicode1"/>
          <w:sz w:val="24"/>
          <w:szCs w:val="24"/>
          <w:lang w:val="am-ET"/>
        </w:rPr>
        <w:t>4</w:t>
      </w:r>
      <w:r>
        <w:rPr>
          <w:rFonts w:ascii="Power Geez Unicode1" w:eastAsia="SimSun" w:hAnsi="Power Geez Unicode1" w:cs="Power Geez Unicode1"/>
          <w:sz w:val="24"/>
          <w:szCs w:val="24"/>
        </w:rPr>
        <w:t xml:space="preserve">. </w:t>
      </w:r>
      <w:r>
        <w:rPr>
          <w:rFonts w:ascii="Power Geez Unicode1" w:eastAsia="SimSun" w:hAnsi="Power Geez Unicode1" w:cs="Power Geez Unicode1"/>
          <w:sz w:val="24"/>
          <w:szCs w:val="24"/>
          <w:lang w:val="am-ET"/>
        </w:rPr>
        <w:t>የ</w:t>
      </w:r>
      <w:r>
        <w:rPr>
          <w:rFonts w:ascii="Power Geez Unicode1" w:eastAsia="SimSun" w:hAnsi="Power Geez Unicode1" w:cs="Power Geez Unicode1"/>
          <w:sz w:val="24"/>
          <w:szCs w:val="24"/>
        </w:rPr>
        <w:t>ጤፍ ችግኝ</w:t>
      </w:r>
      <w:r>
        <w:rPr>
          <w:rFonts w:ascii="Power Geez Unicode1" w:eastAsia="SimSun" w:hAnsi="Power Geez Unicode1" w:cs="Power Geez Unicode1"/>
          <w:sz w:val="24"/>
          <w:szCs w:val="24"/>
          <w:lang w:val="am-ET"/>
        </w:rPr>
        <w:t xml:space="preserve"> እና በተለያየ የዕድገት ደረጃ የሚገኝ በችግኝ የተዛመተ የጤፍ ሰብል </w:t>
      </w:r>
      <w:r>
        <w:rPr>
          <w:rFonts w:ascii="Power Geez Unicode1" w:eastAsia="SimSun" w:hAnsi="Power Geez Unicode1" w:cs="Power Geez Unicode1"/>
          <w:sz w:val="24"/>
          <w:szCs w:val="24"/>
        </w:rPr>
        <w:t xml:space="preserve"> </w:t>
      </w:r>
    </w:p>
    <w:p w14:paraId="7A33A6FA" w14:textId="77777777" w:rsidR="00496375" w:rsidRDefault="00496375">
      <w:pPr>
        <w:keepNext/>
        <w:keepLines/>
        <w:spacing w:before="200" w:after="0"/>
        <w:outlineLvl w:val="1"/>
        <w:rPr>
          <w:rFonts w:ascii="Power Geez Unicode1" w:eastAsia="SimSun" w:hAnsi="Power Geez Unicode1" w:cs="Power Geez Unicode1"/>
          <w:b/>
          <w:bCs/>
          <w:color w:val="4F81BD"/>
          <w:sz w:val="24"/>
          <w:szCs w:val="24"/>
          <w:lang w:val="es-ES"/>
        </w:rPr>
      </w:pPr>
    </w:p>
    <w:p w14:paraId="2A99C480" w14:textId="77777777" w:rsidR="00496375" w:rsidRDefault="00496375">
      <w:pPr>
        <w:pStyle w:val="Heading1"/>
        <w:numPr>
          <w:ilvl w:val="0"/>
          <w:numId w:val="2"/>
        </w:numPr>
        <w:rPr>
          <w:rFonts w:ascii="Power Geez Unicode1" w:hAnsi="Power Geez Unicode1" w:cs="Power Geez Unicode1"/>
        </w:rPr>
      </w:pPr>
      <w:bookmarkStart w:id="125" w:name="_Toc147653057"/>
      <w:bookmarkStart w:id="126" w:name="_Toc15590"/>
      <w:bookmarkStart w:id="127" w:name="_Toc7715"/>
      <w:bookmarkStart w:id="128" w:name="_Toc8738"/>
      <w:bookmarkStart w:id="129" w:name="_Toc21533"/>
      <w:bookmarkStart w:id="130" w:name="_Toc22"/>
      <w:bookmarkStart w:id="131" w:name="_Toc12792"/>
      <w:bookmarkStart w:id="132" w:name="_Toc10034"/>
      <w:r>
        <w:rPr>
          <w:rFonts w:ascii="Power Geez Unicode1" w:hAnsi="Power Geez Unicode1" w:cs="Power Geez Unicode1"/>
          <w:lang w:val="am-ET"/>
        </w:rPr>
        <w:t>የ</w:t>
      </w:r>
      <w:r>
        <w:rPr>
          <w:rFonts w:ascii="Power Geez Unicode1" w:hAnsi="Power Geez Unicode1" w:cs="Power Geez Unicode1"/>
        </w:rPr>
        <w:t>ማዳበሪያ አጠቃቀም</w:t>
      </w:r>
      <w:bookmarkEnd w:id="109"/>
      <w:bookmarkEnd w:id="110"/>
      <w:bookmarkEnd w:id="111"/>
      <w:bookmarkEnd w:id="112"/>
      <w:bookmarkEnd w:id="113"/>
      <w:bookmarkEnd w:id="125"/>
      <w:bookmarkEnd w:id="126"/>
      <w:bookmarkEnd w:id="127"/>
      <w:bookmarkEnd w:id="128"/>
      <w:bookmarkEnd w:id="129"/>
      <w:bookmarkEnd w:id="130"/>
      <w:bookmarkEnd w:id="131"/>
      <w:bookmarkEnd w:id="132"/>
    </w:p>
    <w:p w14:paraId="681429C1" w14:textId="77777777" w:rsidR="00496375" w:rsidRDefault="00496375">
      <w:pPr>
        <w:pStyle w:val="Heading2"/>
        <w:rPr>
          <w:rFonts w:ascii="Power Geez Unicode1" w:hAnsi="Power Geez Unicode1" w:cs="Power Geez Unicode1"/>
          <w:lang w:val="am-ET"/>
        </w:rPr>
      </w:pPr>
      <w:bookmarkStart w:id="133" w:name="_Toc28479"/>
      <w:bookmarkStart w:id="134" w:name="_Toc22699"/>
      <w:bookmarkStart w:id="135" w:name="_Toc147653058"/>
      <w:bookmarkStart w:id="136" w:name="_Toc9253"/>
      <w:bookmarkStart w:id="137" w:name="_Toc12941"/>
      <w:bookmarkStart w:id="138" w:name="_Toc11131"/>
      <w:bookmarkStart w:id="139" w:name="_Toc19342"/>
      <w:bookmarkStart w:id="140" w:name="_Toc25865"/>
      <w:r>
        <w:rPr>
          <w:rFonts w:ascii="Power Geez Unicode1" w:hAnsi="Power Geez Unicode1" w:cs="Power Geez Unicode1"/>
          <w:lang w:val="en-US"/>
        </w:rPr>
        <w:t xml:space="preserve">6.1. </w:t>
      </w:r>
      <w:r>
        <w:rPr>
          <w:rFonts w:ascii="Power Geez Unicode1" w:hAnsi="Power Geez Unicode1" w:cs="Power Geez Unicode1"/>
          <w:lang w:val="am-ET"/>
        </w:rPr>
        <w:t>የተፈጥሮ</w:t>
      </w:r>
      <w:r>
        <w:rPr>
          <w:rFonts w:ascii="Nyala" w:hAnsi="Power Geez Unicode1" w:cs="Power Geez Unicode1"/>
          <w:lang w:val="am-ET"/>
        </w:rPr>
        <w:t xml:space="preserve"> </w:t>
      </w:r>
      <w:r>
        <w:rPr>
          <w:rFonts w:ascii="Nyala" w:hAnsi="Power Geez Unicode1" w:cs="Power Geez Unicode1"/>
          <w:lang w:val="am-ET"/>
        </w:rPr>
        <w:t>ማዳበሪያ</w:t>
      </w:r>
      <w:bookmarkEnd w:id="133"/>
      <w:bookmarkEnd w:id="134"/>
    </w:p>
    <w:p w14:paraId="6892C759" w14:textId="77777777" w:rsidR="00496375" w:rsidRDefault="00496375">
      <w:pPr>
        <w:spacing w:after="0" w:line="360" w:lineRule="auto"/>
        <w:jc w:val="both"/>
        <w:rPr>
          <w:rFonts w:ascii="Power Geez Unicode1" w:hAnsi="Power Geez Unicode1" w:cs="Power Geez Unicode1"/>
          <w:color w:val="000000"/>
          <w:sz w:val="24"/>
          <w:szCs w:val="24"/>
          <w:lang w:val="am-ET"/>
        </w:rPr>
      </w:pPr>
      <w:r>
        <w:rPr>
          <w:rFonts w:ascii="Power Geez Unicode1" w:hAnsi="Power Geez Unicode1" w:cs="Power Geez Unicode1"/>
          <w:color w:val="000000"/>
          <w:sz w:val="24"/>
          <w:szCs w:val="24"/>
        </w:rPr>
        <w:t>የተፈጥሮ ማዳበሪያ</w:t>
      </w:r>
      <w:r>
        <w:rPr>
          <w:rFonts w:ascii="Power Geez Unicode1" w:hAnsi="Power Geez Unicode1" w:cs="Power Geez Unicode1"/>
          <w:color w:val="000000"/>
          <w:sz w:val="24"/>
          <w:szCs w:val="24"/>
          <w:lang w:val="am-ET"/>
        </w:rPr>
        <w:t xml:space="preserve"> </w:t>
      </w:r>
      <w:r>
        <w:rPr>
          <w:rFonts w:ascii="Power Geez Unicode1" w:hAnsi="Power Geez Unicode1" w:cs="Power Geez Unicode1"/>
          <w:color w:val="000000"/>
          <w:sz w:val="24"/>
          <w:szCs w:val="24"/>
        </w:rPr>
        <w:t>ኮምፖስት፣ ባዮስለሪ ኮምፖስት፣</w:t>
      </w:r>
      <w:r>
        <w:rPr>
          <w:rFonts w:ascii="Power Geez Unicode1" w:hAnsi="Power Geez Unicode1" w:cs="Power Geez Unicode1"/>
          <w:color w:val="000000"/>
          <w:sz w:val="24"/>
          <w:szCs w:val="24"/>
          <w:lang w:val="am-ET"/>
        </w:rPr>
        <w:t xml:space="preserve"> </w:t>
      </w:r>
      <w:r>
        <w:rPr>
          <w:rFonts w:ascii="Power Geez Unicode1" w:hAnsi="Power Geez Unicode1" w:cs="Power Geez Unicode1"/>
          <w:color w:val="000000"/>
          <w:sz w:val="24"/>
          <w:szCs w:val="24"/>
        </w:rPr>
        <w:t>የተብላላ ፍግና</w:t>
      </w:r>
      <w:r>
        <w:rPr>
          <w:rFonts w:ascii="Power Geez Unicode1" w:hAnsi="Power Geez Unicode1" w:cs="Power Geez Unicode1"/>
          <w:color w:val="000000"/>
          <w:sz w:val="24"/>
          <w:szCs w:val="24"/>
          <w:lang w:val="am-ET"/>
        </w:rPr>
        <w:t xml:space="preserve"> </w:t>
      </w:r>
      <w:r>
        <w:rPr>
          <w:rFonts w:ascii="Power Geez Unicode1" w:hAnsi="Power Geez Unicode1" w:cs="Power Geez Unicode1"/>
          <w:color w:val="000000"/>
          <w:sz w:val="24"/>
          <w:szCs w:val="24"/>
        </w:rPr>
        <w:t>ቨርሚኮምፖስት</w:t>
      </w:r>
      <w:r>
        <w:rPr>
          <w:rFonts w:ascii="Power Geez Unicode1" w:hAnsi="Power Geez Unicode1" w:cs="Power Geez Unicode1"/>
          <w:color w:val="000000"/>
          <w:sz w:val="24"/>
          <w:szCs w:val="24"/>
          <w:lang w:val="am-ET"/>
        </w:rPr>
        <w:t xml:space="preserve"> በመባል ይታወቃሉ፡፡</w:t>
      </w:r>
      <w:r>
        <w:rPr>
          <w:rFonts w:ascii="Power Geez Unicode1" w:hAnsi="Power Geez Unicode1" w:cs="Power Geez Unicode1"/>
          <w:color w:val="000000"/>
          <w:sz w:val="24"/>
          <w:szCs w:val="24"/>
        </w:rPr>
        <w:t xml:space="preserve"> የተፈጥሮ ማዳበሪያን ቀድሞ መጨመሩ ከአፈሩ ጋር በደንብ ተብላልቶ እና ተዋህዶ </w:t>
      </w:r>
      <w:r>
        <w:rPr>
          <w:rFonts w:ascii="Power Geez Unicode1" w:hAnsi="Power Geez Unicode1" w:cs="Power Geez Unicode1"/>
          <w:color w:val="000000"/>
          <w:sz w:val="24"/>
          <w:szCs w:val="24"/>
          <w:lang w:val="am-ET"/>
        </w:rPr>
        <w:t>በመ</w:t>
      </w:r>
      <w:r>
        <w:rPr>
          <w:rFonts w:ascii="Power Geez Unicode1" w:hAnsi="Power Geez Unicode1" w:cs="Power Geez Unicode1"/>
          <w:color w:val="000000"/>
          <w:sz w:val="24"/>
          <w:szCs w:val="24"/>
        </w:rPr>
        <w:t>ጨርስ በ</w:t>
      </w:r>
      <w:r>
        <w:rPr>
          <w:rFonts w:ascii="Power Geez Unicode1" w:hAnsi="Power Geez Unicode1" w:cs="Power Geez Unicode1"/>
          <w:color w:val="000000"/>
          <w:sz w:val="24"/>
          <w:szCs w:val="24"/>
          <w:lang w:val="am-ET"/>
        </w:rPr>
        <w:t>ው</w:t>
      </w:r>
      <w:r>
        <w:rPr>
          <w:rFonts w:ascii="Power Geez Unicode1" w:hAnsi="Power Geez Unicode1" w:cs="Power Geez Unicode1"/>
          <w:color w:val="000000"/>
          <w:sz w:val="24"/>
          <w:szCs w:val="24"/>
        </w:rPr>
        <w:t xml:space="preserve">ስጡ የያዛቸውን ንጥረ-ነገሮች ለሚዘሩት ሰብሎች </w:t>
      </w:r>
      <w:r>
        <w:rPr>
          <w:rFonts w:ascii="Power Geez Unicode1" w:hAnsi="Power Geez Unicode1" w:cs="Power Geez Unicode1"/>
          <w:color w:val="000000"/>
          <w:sz w:val="24"/>
          <w:szCs w:val="24"/>
          <w:lang w:val="am-ET"/>
        </w:rPr>
        <w:t>እንዲሰጥ</w:t>
      </w:r>
      <w:r>
        <w:rPr>
          <w:rFonts w:ascii="Power Geez Unicode1" w:hAnsi="Power Geez Unicode1" w:cs="Power Geez Unicode1"/>
          <w:color w:val="000000"/>
          <w:sz w:val="24"/>
          <w:szCs w:val="24"/>
        </w:rPr>
        <w:t xml:space="preserve"> ዝግጁ </w:t>
      </w:r>
      <w:r>
        <w:rPr>
          <w:rFonts w:ascii="Power Geez Unicode1" w:hAnsi="Power Geez Unicode1" w:cs="Power Geez Unicode1"/>
          <w:color w:val="000000"/>
          <w:sz w:val="24"/>
          <w:szCs w:val="24"/>
          <w:lang w:val="am-ET"/>
        </w:rPr>
        <w:t>ለማድረግ ነው</w:t>
      </w:r>
      <w:r>
        <w:rPr>
          <w:rFonts w:ascii="Power Geez Unicode1" w:hAnsi="Power Geez Unicode1" w:cs="Power Geez Unicode1"/>
          <w:color w:val="000000"/>
          <w:sz w:val="24"/>
          <w:szCs w:val="24"/>
        </w:rPr>
        <w:t>፡፡ የአጨማመርና አጠቃቀም ሂደት እንደየ</w:t>
      </w:r>
      <w:r>
        <w:rPr>
          <w:rFonts w:ascii="Power Geez Unicode1" w:hAnsi="Power Geez Unicode1" w:cs="Power Geez Unicode1"/>
          <w:color w:val="000000"/>
          <w:sz w:val="24"/>
          <w:szCs w:val="24"/>
          <w:lang w:val="am-ET"/>
        </w:rPr>
        <w:t>ማዳበሪያ</w:t>
      </w:r>
      <w:r>
        <w:rPr>
          <w:rFonts w:ascii="Power Geez Unicode1" w:hAnsi="Power Geez Unicode1" w:cs="Power Geez Unicode1"/>
          <w:color w:val="000000"/>
          <w:sz w:val="24"/>
          <w:szCs w:val="24"/>
        </w:rPr>
        <w:t xml:space="preserve"> ምን</w:t>
      </w:r>
      <w:r>
        <w:rPr>
          <w:rFonts w:ascii="Power Geez Unicode1" w:hAnsi="Power Geez Unicode1" w:cs="Power Geez Unicode1"/>
          <w:color w:val="000000"/>
          <w:sz w:val="24"/>
          <w:szCs w:val="24"/>
          <w:lang w:val="am-ET"/>
        </w:rPr>
        <w:t>ጭ</w:t>
      </w:r>
      <w:r>
        <w:rPr>
          <w:rFonts w:ascii="Power Geez Unicode1" w:hAnsi="Power Geez Unicode1" w:cs="Power Geez Unicode1"/>
          <w:color w:val="000000"/>
          <w:sz w:val="24"/>
          <w:szCs w:val="24"/>
        </w:rPr>
        <w:t xml:space="preserve"> ይለያያል። ለምሳሌ</w:t>
      </w:r>
      <w:r>
        <w:rPr>
          <w:rFonts w:ascii="Power Geez Unicode1" w:hAnsi="Power Geez Unicode1" w:cs="Power Geez Unicode1"/>
          <w:color w:val="000000"/>
          <w:sz w:val="24"/>
          <w:szCs w:val="24"/>
          <w:lang w:val="am-ET"/>
        </w:rPr>
        <w:t xml:space="preserve">፦ </w:t>
      </w:r>
    </w:p>
    <w:p w14:paraId="61F6934C" w14:textId="77777777" w:rsidR="00496375" w:rsidRDefault="00496375">
      <w:pPr>
        <w:numPr>
          <w:ilvl w:val="0"/>
          <w:numId w:val="18"/>
        </w:numPr>
        <w:tabs>
          <w:tab w:val="left" w:pos="840"/>
        </w:tabs>
        <w:spacing w:after="0" w:line="360" w:lineRule="auto"/>
        <w:jc w:val="both"/>
        <w:rPr>
          <w:rFonts w:ascii="Power Geez Unicode1" w:eastAsia="Malgun Gothic" w:hAnsi="Power Geez Unicode1" w:cs="Power Geez Unicode1"/>
          <w:color w:val="000000"/>
          <w:sz w:val="24"/>
          <w:szCs w:val="24"/>
        </w:rPr>
      </w:pPr>
      <w:r>
        <w:rPr>
          <w:rFonts w:ascii="Power Geez Unicode1" w:hAnsi="Power Geez Unicode1" w:cs="Power Geez Unicode1"/>
          <w:color w:val="000000"/>
          <w:sz w:val="24"/>
          <w:szCs w:val="24"/>
        </w:rPr>
        <w:t xml:space="preserve">ከኮምፖስት፣ ከባዮስለሪ ኮምፖስት ወይም ከተብላላ ፍግ የተዘጋጀ ከሆነ አፈሩ ውስጥ ከዘር በፊት ከ3-4 ሳምንታት ቀድሞ እንዲጨመር ይመከራል። </w:t>
      </w:r>
    </w:p>
    <w:p w14:paraId="4B7DAF03" w14:textId="77777777" w:rsidR="00496375" w:rsidRDefault="00496375">
      <w:pPr>
        <w:numPr>
          <w:ilvl w:val="0"/>
          <w:numId w:val="18"/>
        </w:numPr>
        <w:tabs>
          <w:tab w:val="left" w:pos="840"/>
        </w:tabs>
        <w:spacing w:after="0" w:line="360" w:lineRule="auto"/>
        <w:jc w:val="both"/>
        <w:rPr>
          <w:rFonts w:ascii="Power Geez Unicode1" w:eastAsia="Malgun Gothic" w:hAnsi="Power Geez Unicode1" w:cs="Power Geez Unicode1"/>
          <w:color w:val="000000"/>
          <w:sz w:val="24"/>
          <w:szCs w:val="24"/>
        </w:rPr>
      </w:pPr>
      <w:r>
        <w:rPr>
          <w:rFonts w:ascii="Power Geez Unicode1" w:hAnsi="Power Geez Unicode1" w:cs="Power Geez Unicode1"/>
          <w:color w:val="000000"/>
          <w:sz w:val="24"/>
          <w:szCs w:val="24"/>
        </w:rPr>
        <w:t xml:space="preserve">ከቨርሚኮምፖስት የተዘጋጀ ከሆነ ደግሞ ንጥረ-ነገሮቹ በአንፃራዊነት በቶሎ ዝግጁ ስለሚሆኑ ከዘር በፊት ከ1-2 ሳምንታት ቀድሞ እንዲጨመር ይመከራል፡፡ </w:t>
      </w:r>
    </w:p>
    <w:p w14:paraId="2FAFEF37" w14:textId="77777777" w:rsidR="00496375" w:rsidRDefault="00496375">
      <w:pPr>
        <w:spacing w:after="0" w:line="360" w:lineRule="auto"/>
        <w:jc w:val="both"/>
        <w:rPr>
          <w:rFonts w:ascii="Power Geez Unicode1" w:eastAsia="Malgun Gothic" w:hAnsi="Power Geez Unicode1" w:cs="Power Geez Unicode1"/>
          <w:color w:val="000000"/>
          <w:sz w:val="24"/>
          <w:szCs w:val="24"/>
        </w:rPr>
      </w:pPr>
      <w:r>
        <w:rPr>
          <w:rFonts w:ascii="Power Geez Unicode1" w:eastAsia="Malgun Gothic" w:hAnsi="Power Geez Unicode1" w:cs="Power Geez Unicode1"/>
          <w:color w:val="000000"/>
          <w:sz w:val="24"/>
          <w:szCs w:val="24"/>
        </w:rPr>
        <w:t>የተፈጥሮ ማዳበሪያ ሁሉንም ለእጽዋት ጠቃሚ የሆኑ ንጥረ</w:t>
      </w:r>
      <w:r>
        <w:rPr>
          <w:rFonts w:ascii="Power Geez Unicode1" w:eastAsia="Malgun Gothic" w:hAnsi="Power Geez Unicode1" w:cs="Power Geez Unicode1"/>
          <w:color w:val="000000"/>
          <w:sz w:val="24"/>
          <w:szCs w:val="24"/>
          <w:lang w:val="am-ET"/>
        </w:rPr>
        <w:t xml:space="preserve"> </w:t>
      </w:r>
      <w:r>
        <w:rPr>
          <w:rFonts w:ascii="Power Geez Unicode1" w:eastAsia="Malgun Gothic" w:hAnsi="Power Geez Unicode1" w:cs="Power Geez Unicode1"/>
          <w:color w:val="000000"/>
          <w:sz w:val="24"/>
          <w:szCs w:val="24"/>
        </w:rPr>
        <w:t xml:space="preserve">ምግቦችን </w:t>
      </w:r>
      <w:r>
        <w:rPr>
          <w:rFonts w:ascii="Power Geez Unicode1" w:eastAsia="Malgun Gothic" w:hAnsi="Power Geez Unicode1" w:cs="Power Geez Unicode1"/>
          <w:color w:val="000000"/>
          <w:sz w:val="24"/>
          <w:szCs w:val="24"/>
          <w:lang w:val="am-ET"/>
        </w:rPr>
        <w:t>ስለሚይዝ</w:t>
      </w:r>
      <w:r>
        <w:rPr>
          <w:rFonts w:ascii="Power Geez Unicode1" w:eastAsia="Malgun Gothic" w:hAnsi="Power Geez Unicode1" w:cs="Power Geez Unicode1"/>
          <w:color w:val="000000"/>
          <w:sz w:val="24"/>
          <w:szCs w:val="24"/>
        </w:rPr>
        <w:t xml:space="preserve"> የአፈርን ቅርጽ (soil physical structure) ለማሻሻል ይረዳሉ። በብዛት ማሳ ላይ ቢጨመ</w:t>
      </w:r>
      <w:r>
        <w:rPr>
          <w:rFonts w:ascii="Power Geez Unicode1" w:eastAsia="Malgun Gothic" w:hAnsi="Power Geez Unicode1" w:cs="Power Geez Unicode1"/>
          <w:color w:val="000000"/>
          <w:sz w:val="24"/>
          <w:szCs w:val="24"/>
          <w:lang w:val="am-ET"/>
        </w:rPr>
        <w:t>ር</w:t>
      </w:r>
      <w:r>
        <w:rPr>
          <w:rFonts w:ascii="Power Geez Unicode1" w:eastAsia="Malgun Gothic" w:hAnsi="Power Geez Unicode1" w:cs="Power Geez Unicode1"/>
          <w:color w:val="000000"/>
          <w:sz w:val="24"/>
          <w:szCs w:val="24"/>
        </w:rPr>
        <w:t>ም ሰብሉ ላይ የሚያደር</w:t>
      </w:r>
      <w:r>
        <w:rPr>
          <w:rFonts w:ascii="Power Geez Unicode1" w:eastAsia="Malgun Gothic" w:hAnsi="Power Geez Unicode1" w:cs="Power Geez Unicode1"/>
          <w:color w:val="000000"/>
          <w:sz w:val="24"/>
          <w:szCs w:val="24"/>
          <w:lang w:val="am-ET"/>
        </w:rPr>
        <w:t>ስ</w:t>
      </w:r>
      <w:r>
        <w:rPr>
          <w:rFonts w:ascii="Power Geez Unicode1" w:eastAsia="Malgun Gothic" w:hAnsi="Power Geez Unicode1" w:cs="Power Geez Unicode1"/>
          <w:color w:val="000000"/>
          <w:sz w:val="24"/>
          <w:szCs w:val="24"/>
        </w:rPr>
        <w:t xml:space="preserve"> ጉዳት አይኖርም። </w:t>
      </w:r>
    </w:p>
    <w:p w14:paraId="0B78E4C1" w14:textId="77777777" w:rsidR="00496375" w:rsidRDefault="00496375">
      <w:pPr>
        <w:spacing w:after="0" w:line="360" w:lineRule="auto"/>
        <w:jc w:val="both"/>
        <w:rPr>
          <w:rFonts w:ascii="Power Geez Unicode1" w:eastAsia="Malgun Gothic" w:hAnsi="Power Geez Unicode1" w:cs="Power Geez Unicode1"/>
          <w:color w:val="000000"/>
          <w:sz w:val="24"/>
          <w:szCs w:val="24"/>
        </w:rPr>
      </w:pPr>
    </w:p>
    <w:p w14:paraId="37EC7670" w14:textId="77777777" w:rsidR="00496375" w:rsidRDefault="00496375">
      <w:pPr>
        <w:spacing w:after="0" w:line="360" w:lineRule="auto"/>
        <w:jc w:val="both"/>
        <w:rPr>
          <w:rFonts w:ascii="Power Geez Unicode1" w:eastAsia="Malgun Gothic" w:hAnsi="Power Geez Unicode1" w:cs="Power Geez Unicode1"/>
          <w:color w:val="000000"/>
          <w:sz w:val="24"/>
          <w:szCs w:val="24"/>
          <w:lang w:val="am-ET"/>
        </w:rPr>
      </w:pPr>
      <w:r>
        <w:rPr>
          <w:rFonts w:ascii="Power Geez Unicode1" w:eastAsia="Malgun Gothic" w:hAnsi="Power Geez Unicode1" w:cs="Power Geez Unicode1"/>
          <w:color w:val="000000"/>
          <w:sz w:val="24"/>
          <w:szCs w:val="24"/>
        </w:rPr>
        <w:t>የተፈጥሮ ማዳበሪያ አሉታዊ ጎ</w:t>
      </w:r>
      <w:r>
        <w:rPr>
          <w:rFonts w:ascii="Nyala" w:eastAsia="Malgun Gothic" w:hAnsi="Power Geez Unicode1" w:cs="Power Geez Unicode1"/>
          <w:color w:val="000000"/>
          <w:sz w:val="24"/>
          <w:szCs w:val="24"/>
          <w:lang w:val="am-ET"/>
        </w:rPr>
        <w:t>ኖች</w:t>
      </w:r>
      <w:r>
        <w:rPr>
          <w:rFonts w:ascii="Nyala" w:eastAsia="Malgun Gothic" w:hAnsi="Power Geez Unicode1" w:cs="Power Geez Unicode1"/>
          <w:color w:val="000000"/>
          <w:sz w:val="24"/>
          <w:szCs w:val="24"/>
          <w:lang w:val="am-ET"/>
        </w:rPr>
        <w:t xml:space="preserve"> </w:t>
      </w:r>
      <w:r>
        <w:rPr>
          <w:rFonts w:ascii="Nyala" w:eastAsia="Malgun Gothic" w:hAnsi="Power Geez Unicode1" w:cs="Power Geez Unicode1"/>
          <w:color w:val="000000"/>
          <w:sz w:val="24"/>
          <w:szCs w:val="24"/>
          <w:lang w:val="am-ET"/>
        </w:rPr>
        <w:t>የሚከተሉት</w:t>
      </w:r>
      <w:r>
        <w:rPr>
          <w:rFonts w:ascii="Nyala" w:eastAsia="Malgun Gothic" w:hAnsi="Power Geez Unicode1" w:cs="Power Geez Unicode1"/>
          <w:color w:val="000000"/>
          <w:sz w:val="24"/>
          <w:szCs w:val="24"/>
          <w:lang w:val="am-ET"/>
        </w:rPr>
        <w:t xml:space="preserve"> </w:t>
      </w:r>
      <w:r>
        <w:rPr>
          <w:rFonts w:ascii="Nyala" w:eastAsia="Malgun Gothic" w:hAnsi="Power Geez Unicode1" w:cs="Power Geez Unicode1"/>
          <w:color w:val="000000"/>
          <w:sz w:val="24"/>
          <w:szCs w:val="24"/>
          <w:lang w:val="am-ET"/>
        </w:rPr>
        <w:t>ናቸው፡፡</w:t>
      </w:r>
      <w:r>
        <w:rPr>
          <w:rFonts w:ascii="Nyala" w:eastAsia="Malgun Gothic" w:hAnsi="Power Geez Unicode1" w:cs="Power Geez Unicode1"/>
          <w:color w:val="000000"/>
          <w:sz w:val="24"/>
          <w:szCs w:val="24"/>
          <w:lang w:val="am-ET"/>
        </w:rPr>
        <w:t xml:space="preserve"> </w:t>
      </w:r>
      <w:r>
        <w:rPr>
          <w:rFonts w:ascii="Nyala" w:eastAsia="Malgun Gothic" w:hAnsi="Power Geez Unicode1" w:cs="Power Geez Unicode1"/>
          <w:color w:val="000000"/>
          <w:sz w:val="24"/>
          <w:szCs w:val="24"/>
          <w:lang w:val="am-ET"/>
        </w:rPr>
        <w:t>እነሱም፦</w:t>
      </w:r>
    </w:p>
    <w:p w14:paraId="0588749E" w14:textId="77777777" w:rsidR="00496375" w:rsidRDefault="00496375">
      <w:pPr>
        <w:numPr>
          <w:ilvl w:val="0"/>
          <w:numId w:val="19"/>
        </w:numPr>
        <w:spacing w:after="0" w:line="360" w:lineRule="auto"/>
        <w:jc w:val="both"/>
        <w:rPr>
          <w:rFonts w:ascii="Power Geez Unicode1" w:eastAsia="Malgun Gothic" w:hAnsi="Power Geez Unicode1" w:cs="Power Geez Unicode1"/>
          <w:color w:val="000000"/>
          <w:sz w:val="24"/>
          <w:szCs w:val="24"/>
        </w:rPr>
      </w:pPr>
      <w:r>
        <w:rPr>
          <w:rFonts w:ascii="Power Geez Unicode1" w:eastAsia="Malgun Gothic" w:hAnsi="Power Geez Unicode1" w:cs="Power Geez Unicode1"/>
          <w:color w:val="000000"/>
          <w:sz w:val="24"/>
          <w:szCs w:val="24"/>
        </w:rPr>
        <w:t>የሚይዙት ንጥረ-ምግብ መ</w:t>
      </w:r>
      <w:r>
        <w:rPr>
          <w:rFonts w:ascii="Power Geez Unicode1" w:eastAsia="Malgun Gothic" w:hAnsi="Power Geez Unicode1" w:cs="Power Geez Unicode1"/>
          <w:color w:val="000000"/>
          <w:sz w:val="24"/>
          <w:szCs w:val="24"/>
          <w:lang w:val="am-ET"/>
        </w:rPr>
        <w:t>ጠን</w:t>
      </w:r>
      <w:r>
        <w:rPr>
          <w:rFonts w:ascii="Power Geez Unicode1" w:eastAsia="Malgun Gothic" w:hAnsi="Power Geez Unicode1" w:cs="Power Geez Unicode1"/>
          <w:color w:val="000000"/>
          <w:sz w:val="24"/>
          <w:szCs w:val="24"/>
        </w:rPr>
        <w:t xml:space="preserve"> ዝቅተኛ </w:t>
      </w:r>
      <w:r>
        <w:rPr>
          <w:rFonts w:ascii="Power Geez Unicode1" w:eastAsia="Malgun Gothic" w:hAnsi="Power Geez Unicode1" w:cs="Power Geez Unicode1"/>
          <w:color w:val="000000"/>
          <w:sz w:val="24"/>
          <w:szCs w:val="24"/>
          <w:lang w:val="am-ET"/>
        </w:rPr>
        <w:t>መሆንና</w:t>
      </w:r>
      <w:r>
        <w:rPr>
          <w:rFonts w:ascii="Power Geez Unicode1" w:eastAsia="Malgun Gothic" w:hAnsi="Power Geez Unicode1" w:cs="Power Geez Unicode1"/>
          <w:color w:val="000000"/>
          <w:sz w:val="24"/>
          <w:szCs w:val="24"/>
        </w:rPr>
        <w:t xml:space="preserve"> </w:t>
      </w:r>
    </w:p>
    <w:p w14:paraId="5EEE8147" w14:textId="77777777" w:rsidR="00496375" w:rsidRDefault="00496375">
      <w:pPr>
        <w:numPr>
          <w:ilvl w:val="0"/>
          <w:numId w:val="19"/>
        </w:numPr>
        <w:spacing w:after="0" w:line="360" w:lineRule="auto"/>
        <w:jc w:val="both"/>
        <w:rPr>
          <w:rFonts w:ascii="Power Geez Unicode1" w:eastAsia="Malgun Gothic" w:hAnsi="Power Geez Unicode1" w:cs="Power Geez Unicode1"/>
          <w:color w:val="000000"/>
          <w:sz w:val="24"/>
          <w:szCs w:val="24"/>
        </w:rPr>
      </w:pPr>
      <w:r>
        <w:rPr>
          <w:rFonts w:ascii="Power Geez Unicode1" w:eastAsia="Malgun Gothic" w:hAnsi="Power Geez Unicode1" w:cs="Power Geez Unicode1"/>
          <w:color w:val="000000"/>
          <w:sz w:val="24"/>
          <w:szCs w:val="24"/>
        </w:rPr>
        <w:t xml:space="preserve">አመርቂ ውጤት ለማግኘት </w:t>
      </w:r>
      <w:r>
        <w:rPr>
          <w:rFonts w:ascii="Power Geez Unicode1" w:eastAsia="Malgun Gothic" w:hAnsi="Power Geez Unicode1" w:cs="Power Geez Unicode1"/>
          <w:color w:val="000000"/>
          <w:sz w:val="24"/>
          <w:szCs w:val="24"/>
          <w:lang w:val="am-ET"/>
        </w:rPr>
        <w:t>ለአንድ ሄክታር ማሳ ብዙ ኩንታል ማስፈለጉ ነው</w:t>
      </w:r>
      <w:r>
        <w:rPr>
          <w:rFonts w:ascii="Power Geez Unicode1" w:eastAsia="Malgun Gothic" w:hAnsi="Power Geez Unicode1" w:cs="Power Geez Unicode1"/>
          <w:color w:val="000000"/>
          <w:sz w:val="24"/>
          <w:szCs w:val="24"/>
        </w:rPr>
        <w:t xml:space="preserve">። </w:t>
      </w:r>
    </w:p>
    <w:p w14:paraId="7EE25D40" w14:textId="77777777" w:rsidR="00496375" w:rsidRDefault="00496375">
      <w:pPr>
        <w:spacing w:after="0" w:line="360" w:lineRule="auto"/>
        <w:ind w:left="360"/>
        <w:jc w:val="both"/>
        <w:rPr>
          <w:rFonts w:ascii="Power Geez Unicode1" w:eastAsia="Times New Roman" w:hAnsi="Power Geez Unicode1" w:cs="Power Geez Unicode1"/>
          <w:color w:val="000000"/>
          <w:sz w:val="24"/>
          <w:szCs w:val="24"/>
        </w:rPr>
      </w:pPr>
    </w:p>
    <w:p w14:paraId="4D2065FF"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 xml:space="preserve">የተፈጥሮ ማዳበሪያ አጠቃቀም ምክረ-ሃሳቦች ለተለያዩ ቦታዎች የተለያዩ </w:t>
      </w:r>
      <w:r>
        <w:rPr>
          <w:rFonts w:ascii="Power Geez Unicode1" w:eastAsia="Times New Roman" w:hAnsi="Power Geez Unicode1" w:cs="Power Geez Unicode1"/>
          <w:color w:val="000000"/>
          <w:sz w:val="24"/>
          <w:szCs w:val="24"/>
          <w:lang w:val="am-ET"/>
        </w:rPr>
        <w:t>ናቸው፡፡ ከ</w:t>
      </w:r>
      <w:r>
        <w:rPr>
          <w:rFonts w:ascii="Power Geez Unicode1" w:eastAsia="Times New Roman" w:hAnsi="Power Geez Unicode1" w:cs="Power Geez Unicode1"/>
          <w:color w:val="000000"/>
          <w:sz w:val="24"/>
          <w:szCs w:val="24"/>
        </w:rPr>
        <w:t>ኮምፖስት፣ ከባዮስለሪ ኮምፖስት ወይም ከተብላላ ፍግ የተዘጋጀና ቨርሚኮምፖስት በተቀመጠለት መጠን</w:t>
      </w:r>
      <w:r>
        <w:rPr>
          <w:rFonts w:ascii="Power Geez Unicode1" w:eastAsia="Times New Roman" w:hAnsi="Power Geez Unicode1" w:cs="Power Geez Unicode1"/>
          <w:color w:val="000000"/>
          <w:sz w:val="24"/>
          <w:szCs w:val="24"/>
          <w:lang w:val="am-ET"/>
        </w:rPr>
        <w:t xml:space="preserve"> </w:t>
      </w:r>
      <w:r>
        <w:rPr>
          <w:rFonts w:ascii="Power Geez Unicode1" w:eastAsia="Times New Roman" w:hAnsi="Power Geez Unicode1" w:cs="Power Geez Unicode1"/>
          <w:color w:val="000000"/>
          <w:sz w:val="24"/>
          <w:szCs w:val="24"/>
        </w:rPr>
        <w:t>መጠቀም የጤፍ ምርታማነትን ይጨ</w:t>
      </w:r>
      <w:r>
        <w:rPr>
          <w:rFonts w:ascii="Power Geez Unicode1" w:eastAsia="Times New Roman" w:hAnsi="Power Geez Unicode1" w:cs="Power Geez Unicode1"/>
          <w:color w:val="000000"/>
          <w:sz w:val="24"/>
          <w:szCs w:val="24"/>
          <w:lang w:val="am-ET"/>
        </w:rPr>
        <w:t>ም</w:t>
      </w:r>
      <w:r>
        <w:rPr>
          <w:rFonts w:ascii="Power Geez Unicode1" w:eastAsia="Times New Roman" w:hAnsi="Power Geez Unicode1" w:cs="Power Geez Unicode1"/>
          <w:color w:val="000000"/>
          <w:sz w:val="24"/>
          <w:szCs w:val="24"/>
        </w:rPr>
        <w:t>ራል</w:t>
      </w:r>
      <w:r>
        <w:rPr>
          <w:rFonts w:ascii="Power Geez Unicode1" w:eastAsia="Times New Roman" w:hAnsi="Power Geez Unicode1" w:cs="Power Geez Unicode1"/>
          <w:color w:val="000000"/>
          <w:sz w:val="24"/>
          <w:szCs w:val="24"/>
          <w:lang w:val="am-ET"/>
        </w:rPr>
        <w:t xml:space="preserve"> (</w:t>
      </w:r>
      <w:r>
        <w:rPr>
          <w:rFonts w:ascii="Power Geez Unicode1" w:eastAsia="Times New Roman" w:hAnsi="Power Geez Unicode1" w:cs="Power Geez Unicode1"/>
          <w:color w:val="000000"/>
          <w:sz w:val="24"/>
          <w:szCs w:val="24"/>
        </w:rPr>
        <w:t xml:space="preserve">ሠንጠራዥ </w:t>
      </w:r>
      <w:r>
        <w:rPr>
          <w:rFonts w:ascii="Power Geez Unicode1" w:eastAsia="Times New Roman" w:hAnsi="Power Geez Unicode1" w:cs="Power Geez Unicode1"/>
          <w:color w:val="000000"/>
          <w:sz w:val="24"/>
          <w:szCs w:val="24"/>
          <w:lang w:val="am-ET"/>
        </w:rPr>
        <w:t>5)</w:t>
      </w:r>
      <w:r>
        <w:rPr>
          <w:rFonts w:ascii="Power Geez Unicode1" w:eastAsia="Times New Roman" w:hAnsi="Power Geez Unicode1" w:cs="Power Geez Unicode1"/>
          <w:color w:val="000000"/>
          <w:sz w:val="24"/>
          <w:szCs w:val="24"/>
        </w:rPr>
        <w:t>፡፡</w:t>
      </w:r>
    </w:p>
    <w:p w14:paraId="6EF5CA51" w14:textId="77777777" w:rsidR="00496375" w:rsidRDefault="00496375">
      <w:pPr>
        <w:shd w:val="clear" w:color="auto" w:fill="FFFFFF"/>
        <w:spacing w:after="0" w:line="360" w:lineRule="auto"/>
        <w:jc w:val="both"/>
        <w:rPr>
          <w:rFonts w:ascii="Power Geez Unicode1" w:eastAsia="Times New Roman" w:hAnsi="Power Geez Unicode1" w:cs="Power Geez Unicode1"/>
          <w:sz w:val="24"/>
          <w:szCs w:val="24"/>
        </w:rPr>
      </w:pPr>
    </w:p>
    <w:p w14:paraId="665F67BB" w14:textId="77777777" w:rsidR="00496375" w:rsidRDefault="00496375">
      <w:pPr>
        <w:shd w:val="clear" w:color="auto" w:fill="FFFFFF"/>
        <w:spacing w:after="0" w:line="360" w:lineRule="auto"/>
        <w:jc w:val="both"/>
        <w:rPr>
          <w:rFonts w:ascii="Nyala" w:eastAsia="Book Antiqua" w:hAnsi="Power Geez Unicode1" w:cs="Power Geez Unicode1"/>
          <w:sz w:val="24"/>
          <w:szCs w:val="24"/>
          <w:lang w:val="am-ET"/>
        </w:rPr>
      </w:pPr>
      <w:r>
        <w:rPr>
          <w:rFonts w:ascii="Power Geez Unicode1" w:eastAsia="Book Antiqua" w:hAnsi="Power Geez Unicode1" w:cs="Power Geez Unicode1"/>
          <w:b/>
          <w:sz w:val="24"/>
          <w:szCs w:val="24"/>
        </w:rPr>
        <w:t>ሠንጠረዥ</w:t>
      </w:r>
      <w:r>
        <w:rPr>
          <w:rFonts w:ascii="Power Geez Unicode1" w:eastAsia="Book Antiqua" w:hAnsi="Power Geez Unicode1" w:cs="Power Geez Unicode1"/>
          <w:b/>
          <w:sz w:val="24"/>
          <w:szCs w:val="24"/>
          <w:lang w:val="am-ET"/>
        </w:rPr>
        <w:t xml:space="preserve"> 5.</w:t>
      </w:r>
      <w:r>
        <w:rPr>
          <w:rFonts w:ascii="Power Geez Unicode1" w:eastAsia="Book Antiqua" w:hAnsi="Power Geez Unicode1" w:cs="Power Geez Unicode1"/>
          <w:b/>
          <w:sz w:val="24"/>
          <w:szCs w:val="24"/>
        </w:rPr>
        <w:t xml:space="preserve"> </w:t>
      </w:r>
      <w:r>
        <w:rPr>
          <w:rFonts w:ascii="Power Geez Unicode1" w:eastAsia="Book Antiqua" w:hAnsi="Power Geez Unicode1" w:cs="Power Geez Unicode1"/>
          <w:sz w:val="24"/>
          <w:szCs w:val="24"/>
        </w:rPr>
        <w:t>ለሰብሎች በተለያዩ የአ</w:t>
      </w:r>
      <w:r>
        <w:rPr>
          <w:rFonts w:ascii="Power Geez Unicode1" w:eastAsia="Book Antiqua" w:hAnsi="Power Geez Unicode1" w:cs="Power Geez Unicode1"/>
          <w:sz w:val="24"/>
          <w:szCs w:val="24"/>
          <w:lang w:val="am-ET"/>
        </w:rPr>
        <w:t>ፈ</w:t>
      </w:r>
      <w:r>
        <w:rPr>
          <w:rFonts w:ascii="Power Geez Unicode1" w:eastAsia="Book Antiqua" w:hAnsi="Power Geez Unicode1" w:cs="Power Geez Unicode1"/>
          <w:sz w:val="24"/>
          <w:szCs w:val="24"/>
        </w:rPr>
        <w:t>ር ማሳ ላይ ተሰርቶ ውጤታማነታቸው የተረጋገ</w:t>
      </w:r>
      <w:r>
        <w:rPr>
          <w:rFonts w:ascii="Nyala" w:eastAsia="Book Antiqua" w:hAnsi="Power Geez Unicode1" w:cs="Power Geez Unicode1"/>
          <w:sz w:val="24"/>
          <w:szCs w:val="24"/>
          <w:lang w:val="am-ET"/>
        </w:rPr>
        <w:t>ጠ</w:t>
      </w:r>
      <w:r>
        <w:rPr>
          <w:rFonts w:ascii="Nyala" w:eastAsia="Book Antiqua" w:hAnsi="Power Geez Unicode1" w:cs="Power Geez Unicode1"/>
          <w:sz w:val="24"/>
          <w:szCs w:val="24"/>
          <w:lang w:val="am-ET"/>
        </w:rPr>
        <w:t xml:space="preserve"> </w:t>
      </w:r>
    </w:p>
    <w:p w14:paraId="751B56C2" w14:textId="77777777" w:rsidR="00496375" w:rsidRDefault="00496375">
      <w:pPr>
        <w:shd w:val="clear" w:color="auto" w:fill="FFFFFF"/>
        <w:spacing w:after="0" w:line="360" w:lineRule="auto"/>
        <w:ind w:firstLineChars="500" w:firstLine="1200"/>
        <w:jc w:val="both"/>
        <w:rPr>
          <w:rFonts w:ascii="Power Geez Unicode1" w:eastAsia="Times New Roman" w:hAnsi="Power Geez Unicode1" w:cs="Power Geez Unicode1"/>
          <w:sz w:val="24"/>
          <w:szCs w:val="24"/>
        </w:rPr>
      </w:pPr>
      <w:r>
        <w:rPr>
          <w:rFonts w:ascii="Power Geez Unicode1" w:eastAsia="Book Antiqua" w:hAnsi="Power Geez Unicode1" w:cs="Power Geez Unicode1"/>
          <w:sz w:val="24"/>
          <w:szCs w:val="24"/>
        </w:rPr>
        <w:t xml:space="preserve">የተፈጥሮ ማዳበሪያ መጠን </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0000"/>
        <w:tblLook w:val="0000" w:firstRow="0" w:lastRow="0" w:firstColumn="0" w:lastColumn="0" w:noHBand="0" w:noVBand="0"/>
      </w:tblPr>
      <w:tblGrid>
        <w:gridCol w:w="4840"/>
        <w:gridCol w:w="4650"/>
      </w:tblGrid>
      <w:tr w:rsidR="00496375" w14:paraId="6B0A41A6" w14:textId="77777777">
        <w:trPr>
          <w:trHeight w:val="494"/>
        </w:trPr>
        <w:tc>
          <w:tcPr>
            <w:tcW w:w="2550" w:type="pct"/>
            <w:shd w:val="clear" w:color="auto" w:fill="FFFFFF"/>
            <w:vAlign w:val="center"/>
          </w:tcPr>
          <w:p w14:paraId="34DC4AE9" w14:textId="77777777" w:rsidR="00496375" w:rsidRDefault="00496375">
            <w:pPr>
              <w:shd w:val="clear" w:color="auto" w:fill="FFFFFF"/>
              <w:spacing w:after="0" w:line="360" w:lineRule="auto"/>
              <w:rPr>
                <w:rFonts w:ascii="Power Geez Unicode1" w:eastAsia="Times New Roman" w:hAnsi="Power Geez Unicode1" w:cs="Power Geez Unicode1"/>
                <w:b/>
                <w:sz w:val="24"/>
                <w:szCs w:val="24"/>
              </w:rPr>
            </w:pPr>
            <w:r>
              <w:rPr>
                <w:rFonts w:ascii="Power Geez Unicode1" w:eastAsia="Book Antiqua" w:hAnsi="Power Geez Unicode1" w:cs="Power Geez Unicode1"/>
                <w:b/>
                <w:sz w:val="24"/>
                <w:szCs w:val="24"/>
              </w:rPr>
              <w:t>የተፈጥሮ ማዳበሪያ ዓይነት</w:t>
            </w:r>
          </w:p>
        </w:tc>
        <w:tc>
          <w:tcPr>
            <w:tcW w:w="2450" w:type="pct"/>
            <w:shd w:val="clear" w:color="auto" w:fill="FFFFFF"/>
            <w:noWrap/>
            <w:vAlign w:val="center"/>
          </w:tcPr>
          <w:p w14:paraId="02329EFF" w14:textId="77777777" w:rsidR="00496375" w:rsidRDefault="00496375">
            <w:pPr>
              <w:shd w:val="clear" w:color="auto" w:fill="FFFFFF"/>
              <w:spacing w:after="0" w:line="360" w:lineRule="auto"/>
              <w:rPr>
                <w:rFonts w:ascii="Power Geez Unicode1" w:eastAsia="Times New Roman" w:hAnsi="Power Geez Unicode1" w:cs="Power Geez Unicode1"/>
                <w:b/>
                <w:sz w:val="24"/>
                <w:szCs w:val="24"/>
              </w:rPr>
            </w:pPr>
            <w:r>
              <w:rPr>
                <w:rFonts w:ascii="Power Geez Unicode1" w:eastAsia="Book Antiqua" w:hAnsi="Power Geez Unicode1" w:cs="Power Geez Unicode1"/>
                <w:b/>
                <w:sz w:val="24"/>
                <w:szCs w:val="24"/>
              </w:rPr>
              <w:t xml:space="preserve">የተፈጥሮ </w:t>
            </w:r>
            <w:r>
              <w:rPr>
                <w:rFonts w:ascii="Power Geez Unicode1" w:eastAsia="Times New Roman" w:hAnsi="Power Geez Unicode1" w:cs="Power Geez Unicode1"/>
                <w:b/>
                <w:iCs/>
                <w:sz w:val="24"/>
                <w:szCs w:val="24"/>
              </w:rPr>
              <w:t>ማዳበሪያ መጠን (ኩ/ል/ሄ/ር)</w:t>
            </w:r>
          </w:p>
        </w:tc>
      </w:tr>
      <w:tr w:rsidR="00496375" w14:paraId="66C87554" w14:textId="77777777">
        <w:trPr>
          <w:trHeight w:val="494"/>
        </w:trPr>
        <w:tc>
          <w:tcPr>
            <w:tcW w:w="2550" w:type="pct"/>
            <w:shd w:val="clear" w:color="auto" w:fill="FFFFFF"/>
            <w:vAlign w:val="center"/>
          </w:tcPr>
          <w:p w14:paraId="0385732C" w14:textId="77777777" w:rsidR="00496375" w:rsidRDefault="00496375">
            <w:pPr>
              <w:shd w:val="clear" w:color="auto" w:fill="FFFFFF"/>
              <w:spacing w:after="0" w:line="360" w:lineRule="auto"/>
              <w:rPr>
                <w:rFonts w:ascii="Power Geez Unicode1" w:eastAsia="Book Antiqua" w:hAnsi="Power Geez Unicode1" w:cs="Power Geez Unicode1"/>
                <w:bCs/>
                <w:sz w:val="24"/>
                <w:szCs w:val="24"/>
              </w:rPr>
            </w:pPr>
            <w:r>
              <w:rPr>
                <w:rFonts w:ascii="Power Geez Unicode1" w:eastAsia="Times New Roman" w:hAnsi="Power Geez Unicode1" w:cs="Power Geez Unicode1"/>
                <w:sz w:val="24"/>
                <w:szCs w:val="24"/>
              </w:rPr>
              <w:t>ቨርሚኮምፖስት</w:t>
            </w:r>
          </w:p>
        </w:tc>
        <w:tc>
          <w:tcPr>
            <w:tcW w:w="2450" w:type="pct"/>
            <w:shd w:val="clear" w:color="auto" w:fill="FFFFFF"/>
            <w:noWrap/>
            <w:vAlign w:val="center"/>
          </w:tcPr>
          <w:p w14:paraId="31A01EC0" w14:textId="77777777" w:rsidR="00496375" w:rsidRDefault="00496375">
            <w:pPr>
              <w:shd w:val="clear" w:color="auto" w:fill="FFFFFF"/>
              <w:spacing w:after="0" w:line="360" w:lineRule="auto"/>
              <w:jc w:val="both"/>
              <w:rPr>
                <w:rFonts w:ascii="Power Geez Unicode1" w:eastAsia="Book Antiqua" w:hAnsi="Power Geez Unicode1" w:cs="Power Geez Unicode1"/>
                <w:bCs/>
                <w:sz w:val="24"/>
                <w:szCs w:val="24"/>
              </w:rPr>
            </w:pPr>
            <w:r>
              <w:rPr>
                <w:rFonts w:ascii="Power Geez Unicode1" w:eastAsia="Book Antiqua" w:hAnsi="Power Geez Unicode1" w:cs="Power Geez Unicode1"/>
                <w:bCs/>
                <w:sz w:val="24"/>
                <w:szCs w:val="24"/>
              </w:rPr>
              <w:t>20 እስከ 30</w:t>
            </w:r>
          </w:p>
        </w:tc>
      </w:tr>
      <w:tr w:rsidR="00496375" w14:paraId="643AD38C" w14:textId="77777777">
        <w:trPr>
          <w:trHeight w:val="494"/>
        </w:trPr>
        <w:tc>
          <w:tcPr>
            <w:tcW w:w="2550" w:type="pct"/>
            <w:shd w:val="clear" w:color="auto" w:fill="FFFFFF"/>
            <w:vAlign w:val="center"/>
          </w:tcPr>
          <w:p w14:paraId="3349FF98" w14:textId="77777777" w:rsidR="00496375" w:rsidRDefault="00496375">
            <w:pPr>
              <w:shd w:val="clear" w:color="auto" w:fill="FFFFFF"/>
              <w:spacing w:after="0" w:line="360" w:lineRule="auto"/>
              <w:rPr>
                <w:rFonts w:ascii="Power Geez Unicode1" w:eastAsia="Book Antiqua" w:hAnsi="Power Geez Unicode1" w:cs="Power Geez Unicode1"/>
                <w:bCs/>
                <w:sz w:val="24"/>
                <w:szCs w:val="24"/>
              </w:rPr>
            </w:pPr>
            <w:r>
              <w:rPr>
                <w:rFonts w:ascii="Power Geez Unicode1" w:eastAsia="Times New Roman" w:hAnsi="Power Geez Unicode1" w:cs="Power Geez Unicode1"/>
                <w:sz w:val="24"/>
                <w:szCs w:val="24"/>
              </w:rPr>
              <w:t>ኮምፖስት</w:t>
            </w:r>
          </w:p>
        </w:tc>
        <w:tc>
          <w:tcPr>
            <w:tcW w:w="2450" w:type="pct"/>
            <w:shd w:val="clear" w:color="auto" w:fill="FFFFFF"/>
            <w:noWrap/>
            <w:vAlign w:val="center"/>
          </w:tcPr>
          <w:p w14:paraId="38DF2929" w14:textId="77777777" w:rsidR="00496375" w:rsidRDefault="00496375">
            <w:pPr>
              <w:shd w:val="clear" w:color="auto" w:fill="FFFFFF"/>
              <w:spacing w:after="0" w:line="360" w:lineRule="auto"/>
              <w:jc w:val="both"/>
              <w:rPr>
                <w:rFonts w:ascii="Power Geez Unicode1" w:eastAsia="Book Antiqua" w:hAnsi="Power Geez Unicode1" w:cs="Power Geez Unicode1"/>
                <w:bCs/>
                <w:sz w:val="24"/>
                <w:szCs w:val="24"/>
              </w:rPr>
            </w:pPr>
            <w:r>
              <w:rPr>
                <w:rFonts w:ascii="Power Geez Unicode1" w:eastAsia="Book Antiqua" w:hAnsi="Power Geez Unicode1" w:cs="Power Geez Unicode1"/>
                <w:bCs/>
                <w:sz w:val="24"/>
                <w:szCs w:val="24"/>
              </w:rPr>
              <w:t>80 እስከ 120</w:t>
            </w:r>
          </w:p>
        </w:tc>
      </w:tr>
      <w:tr w:rsidR="00496375" w14:paraId="08CEE27A" w14:textId="77777777">
        <w:trPr>
          <w:trHeight w:val="494"/>
        </w:trPr>
        <w:tc>
          <w:tcPr>
            <w:tcW w:w="2550" w:type="pct"/>
            <w:shd w:val="clear" w:color="auto" w:fill="FFFFFF"/>
            <w:vAlign w:val="center"/>
          </w:tcPr>
          <w:p w14:paraId="3FD290E7" w14:textId="77777777" w:rsidR="00496375" w:rsidRDefault="00496375">
            <w:pPr>
              <w:shd w:val="clear" w:color="auto" w:fill="FFFFFF"/>
              <w:spacing w:after="0" w:line="360" w:lineRule="auto"/>
              <w:rPr>
                <w:rFonts w:ascii="Power Geez Unicode1" w:eastAsia="Times New Roman" w:hAnsi="Power Geez Unicode1" w:cs="Power Geez Unicode1"/>
                <w:sz w:val="24"/>
                <w:szCs w:val="24"/>
              </w:rPr>
            </w:pPr>
            <w:r>
              <w:rPr>
                <w:rFonts w:ascii="Power Geez Unicode1" w:eastAsia="Times New Roman" w:hAnsi="Power Geez Unicode1" w:cs="Power Geez Unicode1"/>
                <w:sz w:val="24"/>
                <w:szCs w:val="24"/>
              </w:rPr>
              <w:t>ባዮስለሪ ኮምፖስት</w:t>
            </w:r>
          </w:p>
        </w:tc>
        <w:tc>
          <w:tcPr>
            <w:tcW w:w="2450" w:type="pct"/>
            <w:shd w:val="clear" w:color="auto" w:fill="FFFFFF"/>
            <w:noWrap/>
            <w:vAlign w:val="center"/>
          </w:tcPr>
          <w:p w14:paraId="0C0DCF1A" w14:textId="77777777" w:rsidR="00496375" w:rsidRDefault="00496375">
            <w:pPr>
              <w:pStyle w:val="ListParagraph"/>
              <w:numPr>
                <w:ilvl w:val="0"/>
                <w:numId w:val="20"/>
              </w:numPr>
              <w:shd w:val="clear" w:color="auto" w:fill="FFFFFF"/>
              <w:spacing w:after="0" w:line="360" w:lineRule="auto"/>
              <w:rPr>
                <w:rFonts w:ascii="Power Geez Unicode1" w:eastAsia="Book Antiqua" w:hAnsi="Power Geez Unicode1" w:cs="Power Geez Unicode1"/>
                <w:bCs/>
                <w:sz w:val="24"/>
                <w:szCs w:val="24"/>
              </w:rPr>
            </w:pPr>
            <w:r>
              <w:rPr>
                <w:rFonts w:ascii="Power Geez Unicode1" w:eastAsia="Book Antiqua" w:hAnsi="Power Geez Unicode1" w:cs="Power Geez Unicode1"/>
                <w:bCs/>
                <w:sz w:val="24"/>
                <w:szCs w:val="24"/>
              </w:rPr>
              <w:t>እሰከ 60</w:t>
            </w:r>
          </w:p>
        </w:tc>
      </w:tr>
      <w:tr w:rsidR="00496375" w14:paraId="15C5E43F" w14:textId="77777777">
        <w:trPr>
          <w:trHeight w:val="494"/>
        </w:trPr>
        <w:tc>
          <w:tcPr>
            <w:tcW w:w="2550" w:type="pct"/>
            <w:shd w:val="clear" w:color="auto" w:fill="FFFFFF"/>
            <w:vAlign w:val="center"/>
          </w:tcPr>
          <w:p w14:paraId="03D3277C" w14:textId="77777777" w:rsidR="00496375" w:rsidRDefault="00496375">
            <w:pPr>
              <w:shd w:val="clear" w:color="auto" w:fill="FFFFFF"/>
              <w:spacing w:after="0" w:line="360" w:lineRule="auto"/>
              <w:rPr>
                <w:rFonts w:ascii="Power Geez Unicode1" w:eastAsia="Times New Roman" w:hAnsi="Power Geez Unicode1" w:cs="Power Geez Unicode1"/>
                <w:sz w:val="24"/>
                <w:szCs w:val="24"/>
                <w:lang w:val="am-ET"/>
              </w:rPr>
            </w:pPr>
            <w:r>
              <w:rPr>
                <w:rFonts w:ascii="Power Geez Unicode1" w:eastAsia="Times New Roman" w:hAnsi="Power Geez Unicode1" w:cs="Power Geez Unicode1"/>
                <w:sz w:val="24"/>
                <w:szCs w:val="24"/>
                <w:lang w:val="am-ET"/>
              </w:rPr>
              <w:t>የተብላላ ፍግ</w:t>
            </w:r>
          </w:p>
        </w:tc>
        <w:tc>
          <w:tcPr>
            <w:tcW w:w="2450" w:type="pct"/>
            <w:shd w:val="clear" w:color="auto" w:fill="FFFFFF"/>
            <w:noWrap/>
            <w:vAlign w:val="center"/>
          </w:tcPr>
          <w:p w14:paraId="569E6642" w14:textId="77777777" w:rsidR="00496375" w:rsidRDefault="00496375">
            <w:pPr>
              <w:shd w:val="clear" w:color="auto" w:fill="FFFFFF"/>
              <w:spacing w:after="0" w:line="360" w:lineRule="auto"/>
              <w:rPr>
                <w:rFonts w:ascii="Power Geez Unicode1" w:eastAsia="Book Antiqua" w:hAnsi="Power Geez Unicode1" w:cs="Power Geez Unicode1"/>
                <w:bCs/>
                <w:sz w:val="24"/>
                <w:szCs w:val="24"/>
              </w:rPr>
            </w:pPr>
            <w:r>
              <w:rPr>
                <w:rFonts w:ascii="Power Geez Unicode1" w:eastAsia="Book Antiqua" w:hAnsi="Power Geez Unicode1" w:cs="Power Geez Unicode1"/>
                <w:bCs/>
                <w:sz w:val="24"/>
                <w:szCs w:val="24"/>
                <w:lang w:val="am-ET"/>
              </w:rPr>
              <w:t>100 እስከ 150</w:t>
            </w:r>
          </w:p>
        </w:tc>
      </w:tr>
    </w:tbl>
    <w:p w14:paraId="63D1F86F"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p>
    <w:p w14:paraId="0934B955"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የተፈጥሮ ማዳበሪያ</w:t>
      </w:r>
      <w:r>
        <w:rPr>
          <w:rFonts w:ascii="Power Geez Unicode1" w:eastAsia="Times New Roman" w:hAnsi="Power Geez Unicode1" w:cs="Power Geez Unicode1"/>
          <w:color w:val="000000"/>
          <w:sz w:val="24"/>
          <w:szCs w:val="24"/>
          <w:lang w:val="am-ET"/>
        </w:rPr>
        <w:t>ን</w:t>
      </w:r>
      <w:r>
        <w:rPr>
          <w:rFonts w:ascii="Power Geez Unicode1" w:eastAsia="Times New Roman" w:hAnsi="Power Geez Unicode1" w:cs="Power Geez Unicode1"/>
          <w:color w:val="000000"/>
          <w:sz w:val="24"/>
          <w:szCs w:val="24"/>
        </w:rPr>
        <w:t xml:space="preserve"> ለብቻዉ </w:t>
      </w:r>
      <w:r>
        <w:rPr>
          <w:rFonts w:ascii="Power Geez Unicode1" w:eastAsia="Times New Roman" w:hAnsi="Power Geez Unicode1" w:cs="Power Geez Unicode1"/>
          <w:color w:val="000000"/>
          <w:sz w:val="24"/>
          <w:szCs w:val="24"/>
          <w:lang w:val="am-ET"/>
        </w:rPr>
        <w:t xml:space="preserve">የምንጠቀም ከሆነ </w:t>
      </w:r>
      <w:r>
        <w:rPr>
          <w:rFonts w:ascii="Power Geez Unicode1" w:eastAsia="Times New Roman" w:hAnsi="Power Geez Unicode1" w:cs="Power Geez Unicode1"/>
          <w:color w:val="000000"/>
          <w:sz w:val="24"/>
          <w:szCs w:val="24"/>
        </w:rPr>
        <w:t xml:space="preserve">ከ20-30 ኩንታል በሄክታር መጠቀም </w:t>
      </w:r>
      <w:r>
        <w:rPr>
          <w:rFonts w:ascii="Power Geez Unicode1" w:eastAsia="Times New Roman" w:hAnsi="Power Geez Unicode1" w:cs="Power Geez Unicode1"/>
          <w:color w:val="000000"/>
          <w:sz w:val="24"/>
          <w:szCs w:val="24"/>
          <w:lang w:val="am-ET"/>
        </w:rPr>
        <w:t>ያስፈልጋል፡፡ ይህ መጠን</w:t>
      </w:r>
      <w:r>
        <w:rPr>
          <w:rFonts w:ascii="Power Geez Unicode1" w:eastAsia="Times New Roman" w:hAnsi="Power Geez Unicode1" w:cs="Power Geez Unicode1"/>
          <w:color w:val="000000"/>
          <w:sz w:val="24"/>
          <w:szCs w:val="24"/>
        </w:rPr>
        <w:t xml:space="preserve"> በጣም ከ</w:t>
      </w:r>
      <w:r>
        <w:rPr>
          <w:rFonts w:ascii="Power Geez Unicode1" w:eastAsia="Times New Roman" w:hAnsi="Power Geez Unicode1" w:cs="Power Geez Unicode1"/>
          <w:color w:val="000000"/>
          <w:sz w:val="24"/>
          <w:szCs w:val="24"/>
          <w:lang w:val="am-ET"/>
        </w:rPr>
        <w:t>ፍተ</w:t>
      </w:r>
      <w:r>
        <w:rPr>
          <w:rFonts w:ascii="Power Geez Unicode1" w:eastAsia="Times New Roman" w:hAnsi="Power Geez Unicode1" w:cs="Power Geez Unicode1"/>
          <w:color w:val="000000"/>
          <w:sz w:val="24"/>
          <w:szCs w:val="24"/>
        </w:rPr>
        <w:t>ኛ ስለሆነ ከሰው ሰራሽ ማዳበሪያዎች ጋር አቀናጅቶ መጠቀም ለጤፍ ምርታማነት ይመከራል፡፡ ከ15-20 ኩንታል በሄክታር የተፈጥሮ ማደዳበሪያን ከግማሽ (50-75 ኬ.ግ/ሄ) የኬሚካል ማዳሪያ ጋር መጠቀም ይ</w:t>
      </w:r>
      <w:r>
        <w:rPr>
          <w:rFonts w:ascii="Power Geez Unicode1" w:eastAsia="Times New Roman" w:hAnsi="Power Geez Unicode1" w:cs="Power Geez Unicode1"/>
          <w:color w:val="000000"/>
          <w:sz w:val="24"/>
          <w:szCs w:val="24"/>
          <w:lang w:val="am-ET"/>
        </w:rPr>
        <w:t>መከራ</w:t>
      </w:r>
      <w:r>
        <w:rPr>
          <w:rFonts w:ascii="Power Geez Unicode1" w:eastAsia="Times New Roman" w:hAnsi="Power Geez Unicode1" w:cs="Power Geez Unicode1"/>
          <w:color w:val="000000"/>
          <w:sz w:val="24"/>
          <w:szCs w:val="24"/>
        </w:rPr>
        <w:t xml:space="preserve">ል፡፡ </w:t>
      </w:r>
    </w:p>
    <w:p w14:paraId="46B6A0C9"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p>
    <w:p w14:paraId="67430D9E"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የተፈጥሮ ማዳበሪያዎችን ከሰው ሰራሽ ማዳበሪያዎች ጋር አቀናጅቶ መጠቀም</w:t>
      </w:r>
      <w:r>
        <w:rPr>
          <w:rFonts w:ascii="Nyala" w:eastAsia="Times New Roman" w:hAnsi="Power Geez Unicode1" w:cs="Power Geez Unicode1"/>
          <w:color w:val="000000"/>
          <w:sz w:val="24"/>
          <w:szCs w:val="24"/>
          <w:lang w:val="am-ET"/>
        </w:rPr>
        <w:t>፦</w:t>
      </w:r>
      <w:r>
        <w:rPr>
          <w:rFonts w:ascii="Power Geez Unicode1" w:eastAsia="Times New Roman" w:hAnsi="Power Geez Unicode1" w:cs="Power Geez Unicode1"/>
          <w:color w:val="000000"/>
          <w:sz w:val="24"/>
          <w:szCs w:val="24"/>
        </w:rPr>
        <w:t xml:space="preserve"> </w:t>
      </w:r>
    </w:p>
    <w:p w14:paraId="126E54FF" w14:textId="77777777" w:rsidR="00496375" w:rsidRDefault="00496375">
      <w:pPr>
        <w:numPr>
          <w:ilvl w:val="0"/>
          <w:numId w:val="21"/>
        </w:num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 xml:space="preserve">የአፈር ሁለንተናዊ ጤንነትን </w:t>
      </w:r>
      <w:r>
        <w:rPr>
          <w:rFonts w:ascii="Nyala" w:eastAsia="Times New Roman" w:hAnsi="Power Geez Unicode1" w:cs="Power Geez Unicode1"/>
          <w:color w:val="000000"/>
          <w:sz w:val="24"/>
          <w:szCs w:val="24"/>
          <w:lang w:val="am-ET"/>
        </w:rPr>
        <w:t>ያ</w:t>
      </w:r>
      <w:r>
        <w:rPr>
          <w:rFonts w:ascii="Power Geez Unicode1" w:eastAsia="Times New Roman" w:hAnsi="Power Geez Unicode1" w:cs="Power Geez Unicode1"/>
          <w:color w:val="000000"/>
          <w:sz w:val="24"/>
          <w:szCs w:val="24"/>
          <w:lang w:val="am-ET"/>
        </w:rPr>
        <w:t>ሻሽላል፣</w:t>
      </w:r>
    </w:p>
    <w:p w14:paraId="2DBF7203" w14:textId="77777777" w:rsidR="00496375" w:rsidRDefault="00496375">
      <w:pPr>
        <w:numPr>
          <w:ilvl w:val="0"/>
          <w:numId w:val="21"/>
        </w:num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ለሰብሉ የሚያስፈልጉ ንጥረ ነገሮችን</w:t>
      </w:r>
      <w:r>
        <w:rPr>
          <w:rFonts w:ascii="Power Geez Unicode1" w:eastAsia="Times New Roman" w:hAnsi="Power Geez Unicode1" w:cs="Power Geez Unicode1"/>
          <w:color w:val="000000"/>
          <w:sz w:val="24"/>
          <w:szCs w:val="24"/>
          <w:lang w:val="am-ET"/>
        </w:rPr>
        <w:t>ም ቀስ በቀስ በመልቀቅ</w:t>
      </w:r>
      <w:r>
        <w:rPr>
          <w:rFonts w:ascii="Power Geez Unicode1" w:eastAsia="Times New Roman" w:hAnsi="Power Geez Unicode1" w:cs="Power Geez Unicode1"/>
          <w:color w:val="000000"/>
          <w:sz w:val="24"/>
          <w:szCs w:val="24"/>
        </w:rPr>
        <w:t xml:space="preserve"> ሰብሉ ከመጀመርያ እስከ መጨረሻ የዕድገት ዑደት ድረስ </w:t>
      </w:r>
      <w:r>
        <w:rPr>
          <w:rFonts w:ascii="Power Geez Unicode1" w:eastAsia="Times New Roman" w:hAnsi="Power Geez Unicode1" w:cs="Power Geez Unicode1"/>
          <w:color w:val="000000"/>
          <w:sz w:val="24"/>
          <w:szCs w:val="24"/>
          <w:lang w:val="am-ET"/>
        </w:rPr>
        <w:t>እንዲ</w:t>
      </w:r>
      <w:r>
        <w:rPr>
          <w:rFonts w:ascii="Power Geez Unicode1" w:eastAsia="Times New Roman" w:hAnsi="Power Geez Unicode1" w:cs="Power Geez Unicode1"/>
          <w:color w:val="000000"/>
          <w:sz w:val="24"/>
          <w:szCs w:val="24"/>
        </w:rPr>
        <w:t>ጠቀም</w:t>
      </w:r>
      <w:r>
        <w:rPr>
          <w:rFonts w:ascii="Power Geez Unicode1" w:eastAsia="Times New Roman" w:hAnsi="Power Geez Unicode1" w:cs="Power Geez Unicode1"/>
          <w:color w:val="000000"/>
          <w:sz w:val="24"/>
          <w:szCs w:val="24"/>
          <w:lang w:val="am-ET"/>
        </w:rPr>
        <w:t>ና</w:t>
      </w:r>
      <w:r>
        <w:rPr>
          <w:rFonts w:ascii="Power Geez Unicode1" w:eastAsia="Times New Roman" w:hAnsi="Power Geez Unicode1" w:cs="Power Geez Unicode1"/>
          <w:color w:val="000000"/>
          <w:sz w:val="24"/>
          <w:szCs w:val="24"/>
        </w:rPr>
        <w:t xml:space="preserve"> ምርታማነትን በዘላቂነት ለማሳደግ ይረዳል፡፡ </w:t>
      </w:r>
    </w:p>
    <w:p w14:paraId="2485997C" w14:textId="77777777" w:rsidR="00496375" w:rsidRDefault="00496375">
      <w:pPr>
        <w:numPr>
          <w:ilvl w:val="0"/>
          <w:numId w:val="21"/>
        </w:num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 xml:space="preserve">የኬሚካል ማዳበሪያ ፍላጎትን </w:t>
      </w:r>
      <w:r>
        <w:rPr>
          <w:rFonts w:ascii="Power Geez Unicode1" w:eastAsia="Times New Roman" w:hAnsi="Power Geez Unicode1" w:cs="Power Geez Unicode1"/>
          <w:color w:val="000000"/>
          <w:sz w:val="24"/>
          <w:szCs w:val="24"/>
          <w:lang w:val="am-ET"/>
        </w:rPr>
        <w:t>በ</w:t>
      </w:r>
      <w:r>
        <w:rPr>
          <w:rFonts w:ascii="Power Geez Unicode1" w:eastAsia="Times New Roman" w:hAnsi="Power Geez Unicode1" w:cs="Power Geez Unicode1"/>
          <w:color w:val="000000"/>
          <w:sz w:val="24"/>
          <w:szCs w:val="24"/>
        </w:rPr>
        <w:t>መቀነ</w:t>
      </w:r>
      <w:r>
        <w:rPr>
          <w:rFonts w:ascii="Power Geez Unicode1" w:eastAsia="Times New Roman" w:hAnsi="Power Geez Unicode1" w:cs="Power Geez Unicode1"/>
          <w:color w:val="000000"/>
          <w:sz w:val="24"/>
          <w:szCs w:val="24"/>
          <w:lang w:val="am-ET"/>
        </w:rPr>
        <w:t>ስ</w:t>
      </w:r>
      <w:r>
        <w:rPr>
          <w:rFonts w:ascii="Power Geez Unicode1" w:eastAsia="Times New Roman" w:hAnsi="Power Geez Unicode1" w:cs="Power Geez Unicode1"/>
          <w:color w:val="000000"/>
          <w:sz w:val="24"/>
          <w:szCs w:val="24"/>
        </w:rPr>
        <w:t xml:space="preserve"> ጤፍን በአዋጪ መልኩ </w:t>
      </w:r>
      <w:r>
        <w:rPr>
          <w:rFonts w:ascii="Power Geez Unicode1" w:eastAsia="Times New Roman" w:hAnsi="Power Geez Unicode1" w:cs="Power Geez Unicode1"/>
          <w:color w:val="000000"/>
          <w:sz w:val="24"/>
          <w:szCs w:val="24"/>
          <w:lang w:val="am-ET"/>
        </w:rPr>
        <w:t>ለ</w:t>
      </w:r>
      <w:r>
        <w:rPr>
          <w:rFonts w:ascii="Power Geez Unicode1" w:eastAsia="Times New Roman" w:hAnsi="Power Geez Unicode1" w:cs="Power Geez Unicode1"/>
          <w:color w:val="000000"/>
          <w:sz w:val="24"/>
          <w:szCs w:val="24"/>
        </w:rPr>
        <w:t>ማምረት ያስችላል</w:t>
      </w:r>
      <w:r>
        <w:rPr>
          <w:rFonts w:ascii="Power Geez Unicode1" w:eastAsia="Times New Roman" w:hAnsi="Power Geez Unicode1" w:cs="Power Geez Unicode1"/>
          <w:color w:val="000000"/>
          <w:sz w:val="24"/>
          <w:szCs w:val="24"/>
          <w:lang w:val="am-ET"/>
        </w:rPr>
        <w:t xml:space="preserve">፡፡ </w:t>
      </w:r>
    </w:p>
    <w:p w14:paraId="345DECF5" w14:textId="77777777" w:rsidR="00496375" w:rsidRDefault="00496375">
      <w:pPr>
        <w:numPr>
          <w:ilvl w:val="0"/>
          <w:numId w:val="21"/>
        </w:num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lang w:val="am-ET"/>
        </w:rPr>
        <w:t>የ</w:t>
      </w:r>
      <w:r>
        <w:rPr>
          <w:rFonts w:ascii="Power Geez Unicode1" w:eastAsia="Times New Roman" w:hAnsi="Power Geez Unicode1" w:cs="Power Geez Unicode1"/>
          <w:color w:val="000000"/>
          <w:sz w:val="24"/>
          <w:szCs w:val="24"/>
        </w:rPr>
        <w:t>በሽታና ነፍሳት ተባዮችን</w:t>
      </w:r>
      <w:r>
        <w:rPr>
          <w:rFonts w:ascii="Power Geez Unicode1" w:eastAsia="Times New Roman" w:hAnsi="Power Geez Unicode1" w:cs="Power Geez Unicode1"/>
          <w:color w:val="000000"/>
          <w:sz w:val="24"/>
          <w:szCs w:val="24"/>
          <w:lang w:val="am-ET"/>
        </w:rPr>
        <w:t>ም</w:t>
      </w:r>
      <w:r>
        <w:rPr>
          <w:rFonts w:ascii="Power Geez Unicode1" w:eastAsia="Times New Roman" w:hAnsi="Power Geez Unicode1" w:cs="Power Geez Unicode1"/>
          <w:color w:val="000000"/>
          <w:sz w:val="24"/>
          <w:szCs w:val="24"/>
        </w:rPr>
        <w:t xml:space="preserve"> ለመከላከል ይረዳል። </w:t>
      </w:r>
    </w:p>
    <w:p w14:paraId="125854B7" w14:textId="77777777" w:rsidR="00496375" w:rsidRDefault="00496375">
      <w:pPr>
        <w:spacing w:after="0" w:line="360" w:lineRule="auto"/>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ሁሉም የተፈጥሮ ማዳበሪያዎች የናይትሮጅን ፍላጎት</w:t>
      </w:r>
      <w:r>
        <w:rPr>
          <w:rFonts w:ascii="Power Geez Unicode1" w:eastAsia="Times New Roman" w:hAnsi="Power Geez Unicode1" w:cs="Power Geez Unicode1"/>
          <w:color w:val="000000"/>
          <w:sz w:val="24"/>
          <w:szCs w:val="24"/>
          <w:lang w:val="am-ET"/>
        </w:rPr>
        <w:t>ን</w:t>
      </w:r>
      <w:r>
        <w:rPr>
          <w:rFonts w:ascii="Power Geez Unicode1" w:eastAsia="Times New Roman" w:hAnsi="Power Geez Unicode1" w:cs="Power Geez Unicode1"/>
          <w:color w:val="000000"/>
          <w:sz w:val="24"/>
          <w:szCs w:val="24"/>
        </w:rPr>
        <w:t xml:space="preserve"> ከ 25-75 እጅ እንደሚቀንሱ </w:t>
      </w:r>
      <w:r>
        <w:rPr>
          <w:rFonts w:ascii="Power Geez Unicode1" w:eastAsia="Times New Roman" w:hAnsi="Power Geez Unicode1" w:cs="Power Geez Unicode1"/>
          <w:color w:val="000000"/>
          <w:sz w:val="24"/>
          <w:szCs w:val="24"/>
          <w:lang w:val="am-ET"/>
        </w:rPr>
        <w:t xml:space="preserve">በምርምር </w:t>
      </w:r>
      <w:r>
        <w:rPr>
          <w:rFonts w:ascii="Power Geez Unicode1" w:eastAsia="Times New Roman" w:hAnsi="Power Geez Unicode1" w:cs="Power Geez Unicode1"/>
          <w:color w:val="000000"/>
          <w:sz w:val="24"/>
          <w:szCs w:val="24"/>
        </w:rPr>
        <w:t xml:space="preserve">ተረጋግጧል </w:t>
      </w:r>
      <w:r>
        <w:rPr>
          <w:rFonts w:ascii="Power Geez Unicode1" w:eastAsia="Times New Roman" w:hAnsi="Power Geez Unicode1" w:cs="Power Geez Unicode1"/>
          <w:sz w:val="24"/>
          <w:szCs w:val="24"/>
        </w:rPr>
        <w:t xml:space="preserve">(ሠንጠረዥ 6)፡፡ </w:t>
      </w:r>
    </w:p>
    <w:p w14:paraId="61B69E8F" w14:textId="77777777" w:rsidR="00496375" w:rsidRDefault="00496375">
      <w:pPr>
        <w:spacing w:after="0" w:line="360" w:lineRule="auto"/>
        <w:jc w:val="both"/>
        <w:rPr>
          <w:rFonts w:ascii="Power Geez Unicode1" w:eastAsia="Book Antiqua" w:hAnsi="Power Geez Unicode1" w:cs="Power Geez Unicode1"/>
          <w:b/>
          <w:color w:val="FF0000"/>
          <w:sz w:val="24"/>
          <w:szCs w:val="24"/>
        </w:rPr>
      </w:pPr>
    </w:p>
    <w:p w14:paraId="35EDC8FD" w14:textId="77777777" w:rsidR="00496375" w:rsidRDefault="00496375">
      <w:pPr>
        <w:spacing w:after="0" w:line="240" w:lineRule="auto"/>
        <w:jc w:val="both"/>
        <w:rPr>
          <w:rFonts w:ascii="Power Geez Unicode1" w:eastAsia="Book Antiqua" w:hAnsi="Power Geez Unicode1" w:cs="Power Geez Unicode1"/>
          <w:sz w:val="24"/>
          <w:szCs w:val="24"/>
          <w:lang w:val="am-ET"/>
        </w:rPr>
      </w:pPr>
      <w:r>
        <w:rPr>
          <w:rFonts w:ascii="Power Geez Unicode1" w:eastAsia="Book Antiqua" w:hAnsi="Power Geez Unicode1" w:cs="Power Geez Unicode1"/>
          <w:b/>
          <w:sz w:val="24"/>
          <w:szCs w:val="24"/>
        </w:rPr>
        <w:t>ሠንጠረዥ</w:t>
      </w:r>
      <w:r>
        <w:rPr>
          <w:rFonts w:ascii="Power Geez Unicode1" w:eastAsia="Book Antiqua" w:hAnsi="Power Geez Unicode1" w:cs="Power Geez Unicode1"/>
          <w:b/>
          <w:sz w:val="24"/>
          <w:szCs w:val="24"/>
          <w:lang w:val="am-ET"/>
        </w:rPr>
        <w:t xml:space="preserve"> 6</w:t>
      </w:r>
      <w:r>
        <w:rPr>
          <w:rFonts w:ascii="Power Geez Unicode1" w:eastAsia="Book Antiqua" w:hAnsi="Power Geez Unicode1" w:cs="Power Geez Unicode1"/>
          <w:b/>
          <w:sz w:val="24"/>
          <w:szCs w:val="24"/>
        </w:rPr>
        <w:t xml:space="preserve">. </w:t>
      </w:r>
      <w:r>
        <w:rPr>
          <w:rFonts w:ascii="Power Geez Unicode1" w:eastAsia="Book Antiqua" w:hAnsi="Power Geez Unicode1" w:cs="Power Geez Unicode1"/>
          <w:sz w:val="24"/>
          <w:szCs w:val="24"/>
        </w:rPr>
        <w:t xml:space="preserve"> የተፈጥሮ ማዳበሪያዎችን ከሰው ሰራሽ ማዳበሪዎች ጋር አቀናጅቶ </w:t>
      </w:r>
      <w:r>
        <w:rPr>
          <w:rFonts w:ascii="Power Geez Unicode1" w:eastAsia="Book Antiqua" w:hAnsi="Power Geez Unicode1" w:cs="Power Geez Unicode1"/>
          <w:sz w:val="24"/>
          <w:szCs w:val="24"/>
          <w:lang w:val="am-ET"/>
        </w:rPr>
        <w:t>ጤፍ</w:t>
      </w:r>
      <w:r>
        <w:rPr>
          <w:rFonts w:ascii="Power Geez Unicode1" w:eastAsia="Book Antiqua" w:hAnsi="Power Geez Unicode1" w:cs="Power Geez Unicode1"/>
          <w:sz w:val="24"/>
          <w:szCs w:val="24"/>
        </w:rPr>
        <w:t>ን ማምረት የሚያስችሉ የምርምር ውጤቶች</w:t>
      </w:r>
      <w:r>
        <w:rPr>
          <w:rFonts w:ascii="Power Geez Unicode1" w:eastAsia="Book Antiqua" w:hAnsi="Power Geez Unicode1" w:cs="Power Geez Unicode1"/>
          <w:sz w:val="24"/>
          <w:szCs w:val="24"/>
          <w:lang w:val="am-ET"/>
        </w:rPr>
        <w:t xml:space="preserve"> </w:t>
      </w:r>
    </w:p>
    <w:tbl>
      <w:tblPr>
        <w:tblW w:w="9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2"/>
        <w:gridCol w:w="903"/>
        <w:gridCol w:w="837"/>
        <w:gridCol w:w="988"/>
        <w:gridCol w:w="2034"/>
        <w:gridCol w:w="1066"/>
        <w:gridCol w:w="1062"/>
        <w:gridCol w:w="1538"/>
      </w:tblGrid>
      <w:tr w:rsidR="00496375" w:rsidRPr="00227E01" w14:paraId="56B3F97B" w14:textId="77777777" w:rsidTr="00227E01">
        <w:trPr>
          <w:trHeight w:val="546"/>
        </w:trPr>
        <w:tc>
          <w:tcPr>
            <w:tcW w:w="1132" w:type="dxa"/>
            <w:vMerge w:val="restart"/>
            <w:vAlign w:val="center"/>
          </w:tcPr>
          <w:p w14:paraId="7E44611B"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bCs/>
                <w:iCs/>
                <w:color w:val="000000"/>
                <w:sz w:val="20"/>
                <w:szCs w:val="20"/>
              </w:rPr>
              <w:t>የተሰራባቸዉ ወረዳዎች</w:t>
            </w:r>
          </w:p>
          <w:p w14:paraId="204E48CA" w14:textId="77777777" w:rsidR="00496375" w:rsidRPr="00227E01" w:rsidRDefault="00496375" w:rsidP="00227E01">
            <w:pPr>
              <w:spacing w:after="0" w:line="240" w:lineRule="auto"/>
              <w:jc w:val="both"/>
              <w:rPr>
                <w:rFonts w:ascii="Power Geez Unicode1" w:eastAsia="Book Antiqua" w:hAnsi="Power Geez Unicode1" w:cs="Power Geez Unicode1"/>
                <w:sz w:val="20"/>
                <w:szCs w:val="20"/>
              </w:rPr>
            </w:pPr>
          </w:p>
        </w:tc>
        <w:tc>
          <w:tcPr>
            <w:tcW w:w="903" w:type="dxa"/>
            <w:vMerge w:val="restart"/>
            <w:vAlign w:val="center"/>
          </w:tcPr>
          <w:p w14:paraId="764B2A26"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bCs/>
                <w:iCs/>
                <w:color w:val="000000"/>
                <w:sz w:val="20"/>
                <w:szCs w:val="20"/>
              </w:rPr>
              <w:t>የአፈር ዓይነት</w:t>
            </w:r>
          </w:p>
          <w:p w14:paraId="3C9CD98F" w14:textId="77777777" w:rsidR="00496375" w:rsidRPr="00227E01" w:rsidRDefault="00496375" w:rsidP="00227E01">
            <w:pPr>
              <w:spacing w:after="0" w:line="240" w:lineRule="auto"/>
              <w:jc w:val="both"/>
              <w:rPr>
                <w:rFonts w:ascii="Power Geez Unicode1" w:eastAsia="Book Antiqua" w:hAnsi="Power Geez Unicode1" w:cs="Power Geez Unicode1"/>
                <w:sz w:val="20"/>
                <w:szCs w:val="20"/>
              </w:rPr>
            </w:pPr>
          </w:p>
        </w:tc>
        <w:tc>
          <w:tcPr>
            <w:tcW w:w="1825" w:type="dxa"/>
            <w:gridSpan w:val="2"/>
          </w:tcPr>
          <w:p w14:paraId="68531033" w14:textId="77777777" w:rsidR="00496375" w:rsidRPr="00227E01" w:rsidRDefault="00496375" w:rsidP="00227E01">
            <w:pPr>
              <w:spacing w:after="0" w:line="240" w:lineRule="auto"/>
              <w:jc w:val="both"/>
              <w:rPr>
                <w:rFonts w:ascii="Power Geez Unicode1" w:eastAsia="Book Antiqua" w:hAnsi="Power Geez Unicode1" w:cs="Power Geez Unicode1"/>
                <w:sz w:val="20"/>
                <w:szCs w:val="20"/>
              </w:rPr>
            </w:pPr>
            <w:r w:rsidRPr="00227E01">
              <w:rPr>
                <w:rFonts w:ascii="Power Geez Unicode1" w:eastAsia="Times New Roman" w:hAnsi="Power Geez Unicode1" w:cs="Power Geez Unicode1"/>
                <w:bCs/>
                <w:iCs/>
                <w:color w:val="000000"/>
                <w:sz w:val="20"/>
                <w:szCs w:val="20"/>
              </w:rPr>
              <w:t>የተመከረዉ የማዳበሪያ መጠን (ኪ. ግ. በሄር) *</w:t>
            </w:r>
          </w:p>
        </w:tc>
        <w:tc>
          <w:tcPr>
            <w:tcW w:w="2034" w:type="dxa"/>
            <w:vMerge w:val="restart"/>
            <w:vAlign w:val="center"/>
          </w:tcPr>
          <w:p w14:paraId="55A158C8"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r w:rsidRPr="00227E01">
              <w:rPr>
                <w:rFonts w:ascii="Power Geez Unicode1" w:eastAsia="Book Antiqua" w:hAnsi="Power Geez Unicode1" w:cs="Power Geez Unicode1"/>
                <w:bCs/>
                <w:sz w:val="20"/>
                <w:szCs w:val="20"/>
              </w:rPr>
              <w:t>የተፈጥሮ ማዳበሪያ ዓይነት</w:t>
            </w:r>
          </w:p>
        </w:tc>
        <w:tc>
          <w:tcPr>
            <w:tcW w:w="3666" w:type="dxa"/>
            <w:gridSpan w:val="3"/>
          </w:tcPr>
          <w:p w14:paraId="29D7CBD8"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bCs/>
                <w:iCs/>
                <w:color w:val="000000"/>
                <w:sz w:val="20"/>
                <w:szCs w:val="20"/>
              </w:rPr>
              <w:t xml:space="preserve">የተቀናጀ የማዳበሪያ መጠን  </w:t>
            </w:r>
          </w:p>
        </w:tc>
      </w:tr>
      <w:tr w:rsidR="00496375" w:rsidRPr="00227E01" w14:paraId="7D44AE99" w14:textId="77777777" w:rsidTr="00227E01">
        <w:trPr>
          <w:trHeight w:val="518"/>
        </w:trPr>
        <w:tc>
          <w:tcPr>
            <w:tcW w:w="1132" w:type="dxa"/>
            <w:vMerge/>
            <w:vAlign w:val="center"/>
          </w:tcPr>
          <w:p w14:paraId="5176BF9F"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p>
        </w:tc>
        <w:tc>
          <w:tcPr>
            <w:tcW w:w="903" w:type="dxa"/>
            <w:vMerge/>
            <w:vAlign w:val="center"/>
          </w:tcPr>
          <w:p w14:paraId="53A20BBB"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p>
        </w:tc>
        <w:tc>
          <w:tcPr>
            <w:tcW w:w="837" w:type="dxa"/>
            <w:vAlign w:val="center"/>
          </w:tcPr>
          <w:p w14:paraId="0AA8DE07"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b/>
                <w:iCs/>
                <w:color w:val="000000"/>
                <w:sz w:val="20"/>
                <w:szCs w:val="20"/>
              </w:rPr>
              <w:t>ዩሪያ</w:t>
            </w:r>
          </w:p>
        </w:tc>
        <w:tc>
          <w:tcPr>
            <w:tcW w:w="988" w:type="dxa"/>
            <w:vAlign w:val="center"/>
          </w:tcPr>
          <w:p w14:paraId="0B5A64E6" w14:textId="77777777" w:rsidR="00496375" w:rsidRPr="00227E01" w:rsidRDefault="00496375" w:rsidP="00227E01">
            <w:pPr>
              <w:spacing w:after="0" w:line="240" w:lineRule="auto"/>
              <w:jc w:val="both"/>
              <w:rPr>
                <w:rFonts w:ascii="Power Geez Unicode1" w:eastAsia="Times New Roman" w:hAnsi="Power Geez Unicode1" w:cs="Power Geez Unicode1"/>
                <w:sz w:val="20"/>
                <w:szCs w:val="20"/>
              </w:rPr>
            </w:pPr>
            <w:r w:rsidRPr="00227E01">
              <w:rPr>
                <w:rFonts w:ascii="Power Geez Unicode1" w:eastAsia="Book Antiqua" w:hAnsi="Power Geez Unicode1" w:cs="Power Geez Unicode1"/>
                <w:b/>
                <w:sz w:val="20"/>
                <w:szCs w:val="20"/>
              </w:rPr>
              <w:t>NPS</w:t>
            </w:r>
          </w:p>
        </w:tc>
        <w:tc>
          <w:tcPr>
            <w:tcW w:w="2034" w:type="dxa"/>
            <w:vMerge/>
            <w:vAlign w:val="center"/>
          </w:tcPr>
          <w:p w14:paraId="25DD816E"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p>
        </w:tc>
        <w:tc>
          <w:tcPr>
            <w:tcW w:w="1066" w:type="dxa"/>
            <w:vAlign w:val="center"/>
          </w:tcPr>
          <w:p w14:paraId="3DBB2371" w14:textId="77777777" w:rsidR="00496375" w:rsidRPr="00227E01" w:rsidRDefault="00496375" w:rsidP="00227E01">
            <w:pPr>
              <w:spacing w:after="0" w:line="240" w:lineRule="auto"/>
              <w:jc w:val="both"/>
              <w:rPr>
                <w:rFonts w:ascii="Power Geez Unicode1" w:eastAsia="Times New Roman" w:hAnsi="Power Geez Unicode1" w:cs="Power Geez Unicode1"/>
                <w:b/>
                <w:iCs/>
                <w:color w:val="000000"/>
                <w:sz w:val="20"/>
                <w:szCs w:val="20"/>
              </w:rPr>
            </w:pPr>
            <w:r w:rsidRPr="00227E01">
              <w:rPr>
                <w:rFonts w:ascii="Power Geez Unicode1" w:eastAsia="Times New Roman" w:hAnsi="Power Geez Unicode1" w:cs="Power Geez Unicode1"/>
                <w:b/>
                <w:iCs/>
                <w:color w:val="000000"/>
                <w:sz w:val="20"/>
                <w:szCs w:val="20"/>
              </w:rPr>
              <w:t xml:space="preserve">ዩሪያ </w:t>
            </w:r>
          </w:p>
          <w:p w14:paraId="4F4B6EA8"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bCs/>
                <w:iCs/>
                <w:color w:val="000000"/>
                <w:sz w:val="20"/>
                <w:szCs w:val="20"/>
              </w:rPr>
              <w:t>(ኪ.ግ./ሄ)</w:t>
            </w:r>
          </w:p>
        </w:tc>
        <w:tc>
          <w:tcPr>
            <w:tcW w:w="1062" w:type="dxa"/>
            <w:vAlign w:val="center"/>
          </w:tcPr>
          <w:p w14:paraId="1BE0FD3F" w14:textId="77777777" w:rsidR="00496375" w:rsidRPr="00227E01" w:rsidRDefault="00496375" w:rsidP="00227E01">
            <w:pPr>
              <w:spacing w:after="0" w:line="240" w:lineRule="auto"/>
              <w:jc w:val="both"/>
              <w:rPr>
                <w:rFonts w:ascii="Power Geez Unicode1" w:eastAsia="Book Antiqua" w:hAnsi="Power Geez Unicode1" w:cs="Power Geez Unicode1"/>
                <w:b/>
                <w:sz w:val="20"/>
                <w:szCs w:val="20"/>
              </w:rPr>
            </w:pPr>
            <w:r w:rsidRPr="00227E01">
              <w:rPr>
                <w:rFonts w:ascii="Power Geez Unicode1" w:eastAsia="Book Antiqua" w:hAnsi="Power Geez Unicode1" w:cs="Power Geez Unicode1"/>
                <w:b/>
                <w:sz w:val="20"/>
                <w:szCs w:val="20"/>
              </w:rPr>
              <w:t>NPS</w:t>
            </w:r>
          </w:p>
          <w:p w14:paraId="2160280A"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bCs/>
                <w:iCs/>
                <w:color w:val="000000"/>
                <w:sz w:val="20"/>
                <w:szCs w:val="20"/>
              </w:rPr>
              <w:t>(ኪ.ግ/ሄ)</w:t>
            </w:r>
          </w:p>
        </w:tc>
        <w:tc>
          <w:tcPr>
            <w:tcW w:w="1538" w:type="dxa"/>
            <w:vAlign w:val="center"/>
          </w:tcPr>
          <w:p w14:paraId="00ECCC6C" w14:textId="77777777" w:rsidR="00496375" w:rsidRPr="00227E01" w:rsidRDefault="00496375" w:rsidP="00227E01">
            <w:pPr>
              <w:spacing w:after="0" w:line="240" w:lineRule="auto"/>
              <w:jc w:val="both"/>
              <w:rPr>
                <w:rFonts w:ascii="Power Geez Unicode1" w:eastAsia="Book Antiqua" w:hAnsi="Power Geez Unicode1" w:cs="Power Geez Unicode1"/>
                <w:b/>
                <w:sz w:val="20"/>
                <w:szCs w:val="20"/>
              </w:rPr>
            </w:pPr>
            <w:r w:rsidRPr="00227E01">
              <w:rPr>
                <w:rFonts w:ascii="Power Geez Unicode1" w:eastAsia="Book Antiqua" w:hAnsi="Power Geez Unicode1" w:cs="Power Geez Unicode1"/>
                <w:b/>
                <w:sz w:val="20"/>
                <w:szCs w:val="20"/>
              </w:rPr>
              <w:t xml:space="preserve">የተፈጥሮ ማዳበሪያ </w:t>
            </w:r>
          </w:p>
          <w:p w14:paraId="176AF4F9" w14:textId="77777777" w:rsidR="00496375" w:rsidRPr="00227E01" w:rsidRDefault="00496375" w:rsidP="00227E01">
            <w:pPr>
              <w:spacing w:after="0" w:line="24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bCs/>
                <w:iCs/>
                <w:color w:val="000000"/>
                <w:sz w:val="20"/>
                <w:szCs w:val="20"/>
              </w:rPr>
              <w:t>(ኩንታል/ ሄ)</w:t>
            </w:r>
          </w:p>
        </w:tc>
      </w:tr>
      <w:tr w:rsidR="00496375" w:rsidRPr="00227E01" w14:paraId="2FDB09EE" w14:textId="77777777" w:rsidTr="00227E01">
        <w:tc>
          <w:tcPr>
            <w:tcW w:w="1132" w:type="dxa"/>
            <w:vMerge w:val="restart"/>
            <w:vAlign w:val="center"/>
          </w:tcPr>
          <w:p w14:paraId="4EEB2D7D"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ደንዲ </w:t>
            </w:r>
          </w:p>
        </w:tc>
        <w:tc>
          <w:tcPr>
            <w:tcW w:w="903" w:type="dxa"/>
            <w:vMerge w:val="restart"/>
            <w:vAlign w:val="center"/>
          </w:tcPr>
          <w:p w14:paraId="2F3CE70F"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ኮትቻ</w:t>
            </w:r>
          </w:p>
        </w:tc>
        <w:tc>
          <w:tcPr>
            <w:tcW w:w="837" w:type="dxa"/>
            <w:vMerge w:val="restart"/>
            <w:vAlign w:val="center"/>
          </w:tcPr>
          <w:p w14:paraId="4E78EB56"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100</w:t>
            </w:r>
          </w:p>
        </w:tc>
        <w:tc>
          <w:tcPr>
            <w:tcW w:w="988" w:type="dxa"/>
            <w:vMerge w:val="restart"/>
            <w:vAlign w:val="center"/>
          </w:tcPr>
          <w:p w14:paraId="0FE927A0"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sz w:val="20"/>
                <w:szCs w:val="20"/>
              </w:rPr>
              <w:t>125</w:t>
            </w:r>
          </w:p>
        </w:tc>
        <w:tc>
          <w:tcPr>
            <w:tcW w:w="2034" w:type="dxa"/>
            <w:vAlign w:val="center"/>
          </w:tcPr>
          <w:p w14:paraId="7EA1CF62"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ቨርሚኮምፖስት </w:t>
            </w:r>
          </w:p>
        </w:tc>
        <w:tc>
          <w:tcPr>
            <w:tcW w:w="1066" w:type="dxa"/>
            <w:vAlign w:val="center"/>
          </w:tcPr>
          <w:p w14:paraId="209DCD87"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50</w:t>
            </w:r>
          </w:p>
        </w:tc>
        <w:tc>
          <w:tcPr>
            <w:tcW w:w="1062" w:type="dxa"/>
            <w:vAlign w:val="center"/>
          </w:tcPr>
          <w:p w14:paraId="60E26F4F"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62.5</w:t>
            </w:r>
          </w:p>
        </w:tc>
        <w:tc>
          <w:tcPr>
            <w:tcW w:w="1538" w:type="dxa"/>
            <w:vAlign w:val="center"/>
          </w:tcPr>
          <w:p w14:paraId="69D51D89"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25</w:t>
            </w:r>
          </w:p>
        </w:tc>
      </w:tr>
      <w:tr w:rsidR="00496375" w:rsidRPr="00227E01" w14:paraId="4688F6E5" w14:textId="77777777" w:rsidTr="00227E01">
        <w:tc>
          <w:tcPr>
            <w:tcW w:w="1132" w:type="dxa"/>
            <w:vMerge/>
          </w:tcPr>
          <w:p w14:paraId="0118BE4A"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03" w:type="dxa"/>
            <w:vMerge/>
          </w:tcPr>
          <w:p w14:paraId="2D48D3A8"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837" w:type="dxa"/>
            <w:vMerge/>
          </w:tcPr>
          <w:p w14:paraId="5DECA567"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88" w:type="dxa"/>
            <w:vMerge/>
          </w:tcPr>
          <w:p w14:paraId="5A924FCC"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2034" w:type="dxa"/>
            <w:vAlign w:val="center"/>
          </w:tcPr>
          <w:p w14:paraId="3A0C3281"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ኮምፖስት </w:t>
            </w:r>
          </w:p>
        </w:tc>
        <w:tc>
          <w:tcPr>
            <w:tcW w:w="1066" w:type="dxa"/>
            <w:vAlign w:val="center"/>
          </w:tcPr>
          <w:p w14:paraId="00FA6033"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50</w:t>
            </w:r>
          </w:p>
        </w:tc>
        <w:tc>
          <w:tcPr>
            <w:tcW w:w="1062" w:type="dxa"/>
            <w:vAlign w:val="center"/>
          </w:tcPr>
          <w:p w14:paraId="20493622"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62.5</w:t>
            </w:r>
          </w:p>
        </w:tc>
        <w:tc>
          <w:tcPr>
            <w:tcW w:w="1538" w:type="dxa"/>
            <w:vAlign w:val="center"/>
          </w:tcPr>
          <w:p w14:paraId="33AE7345"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40</w:t>
            </w:r>
          </w:p>
        </w:tc>
      </w:tr>
      <w:tr w:rsidR="00496375" w:rsidRPr="00227E01" w14:paraId="69D5D614" w14:textId="77777777" w:rsidTr="00227E01">
        <w:tc>
          <w:tcPr>
            <w:tcW w:w="1132" w:type="dxa"/>
            <w:vMerge/>
          </w:tcPr>
          <w:p w14:paraId="0F7482B4"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03" w:type="dxa"/>
            <w:vMerge/>
          </w:tcPr>
          <w:p w14:paraId="03C6E48C"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837" w:type="dxa"/>
            <w:vMerge/>
          </w:tcPr>
          <w:p w14:paraId="003A8855"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88" w:type="dxa"/>
            <w:vMerge/>
          </w:tcPr>
          <w:p w14:paraId="608CE491"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2034" w:type="dxa"/>
            <w:vAlign w:val="center"/>
          </w:tcPr>
          <w:p w14:paraId="182977A8"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በደንብ የተብላላ ፍግ</w:t>
            </w:r>
          </w:p>
        </w:tc>
        <w:tc>
          <w:tcPr>
            <w:tcW w:w="1066" w:type="dxa"/>
            <w:vAlign w:val="center"/>
          </w:tcPr>
          <w:p w14:paraId="09E015E4"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50</w:t>
            </w:r>
          </w:p>
        </w:tc>
        <w:tc>
          <w:tcPr>
            <w:tcW w:w="1062" w:type="dxa"/>
            <w:vAlign w:val="center"/>
          </w:tcPr>
          <w:p w14:paraId="74B48598"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62.5</w:t>
            </w:r>
          </w:p>
        </w:tc>
        <w:tc>
          <w:tcPr>
            <w:tcW w:w="1538" w:type="dxa"/>
            <w:vAlign w:val="center"/>
          </w:tcPr>
          <w:p w14:paraId="4C761A25"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30</w:t>
            </w:r>
          </w:p>
        </w:tc>
      </w:tr>
      <w:tr w:rsidR="00496375" w:rsidRPr="00227E01" w14:paraId="6E9FE174" w14:textId="77777777" w:rsidTr="00227E01">
        <w:tc>
          <w:tcPr>
            <w:tcW w:w="1132" w:type="dxa"/>
            <w:vMerge w:val="restart"/>
            <w:vAlign w:val="center"/>
          </w:tcPr>
          <w:p w14:paraId="4B82B8E6"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አዳአ </w:t>
            </w:r>
          </w:p>
          <w:p w14:paraId="70FC1E27"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03" w:type="dxa"/>
            <w:vMerge w:val="restart"/>
            <w:vAlign w:val="center"/>
          </w:tcPr>
          <w:p w14:paraId="131DACC4"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ኮትቻ</w:t>
            </w:r>
          </w:p>
          <w:p w14:paraId="74799292"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837" w:type="dxa"/>
            <w:vMerge w:val="restart"/>
            <w:vAlign w:val="center"/>
          </w:tcPr>
          <w:p w14:paraId="76F8F428"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100</w:t>
            </w:r>
          </w:p>
          <w:p w14:paraId="47BB8BF5"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88" w:type="dxa"/>
            <w:vMerge w:val="restart"/>
            <w:vAlign w:val="center"/>
          </w:tcPr>
          <w:p w14:paraId="00F4FF5D"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60</w:t>
            </w:r>
          </w:p>
          <w:p w14:paraId="51F53F97"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2034" w:type="dxa"/>
            <w:vAlign w:val="center"/>
          </w:tcPr>
          <w:p w14:paraId="48957586"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ቨርሚኮምፖስት </w:t>
            </w:r>
          </w:p>
        </w:tc>
        <w:tc>
          <w:tcPr>
            <w:tcW w:w="1066" w:type="dxa"/>
            <w:vAlign w:val="center"/>
          </w:tcPr>
          <w:p w14:paraId="28CA69AD"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50</w:t>
            </w:r>
          </w:p>
        </w:tc>
        <w:tc>
          <w:tcPr>
            <w:tcW w:w="1062" w:type="dxa"/>
            <w:vAlign w:val="center"/>
          </w:tcPr>
          <w:p w14:paraId="7844DD13"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30</w:t>
            </w:r>
          </w:p>
        </w:tc>
        <w:tc>
          <w:tcPr>
            <w:tcW w:w="1538" w:type="dxa"/>
            <w:vAlign w:val="center"/>
          </w:tcPr>
          <w:p w14:paraId="04E209D5"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26</w:t>
            </w:r>
          </w:p>
        </w:tc>
      </w:tr>
      <w:tr w:rsidR="00496375" w:rsidRPr="00227E01" w14:paraId="2DCF290F" w14:textId="77777777" w:rsidTr="00227E01">
        <w:tc>
          <w:tcPr>
            <w:tcW w:w="1132" w:type="dxa"/>
            <w:vMerge/>
          </w:tcPr>
          <w:p w14:paraId="06991E5F"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03" w:type="dxa"/>
            <w:vMerge/>
          </w:tcPr>
          <w:p w14:paraId="3B2EE679"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837" w:type="dxa"/>
            <w:vMerge/>
          </w:tcPr>
          <w:p w14:paraId="114C8022"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88" w:type="dxa"/>
            <w:vMerge/>
          </w:tcPr>
          <w:p w14:paraId="3EDC5977"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2034" w:type="dxa"/>
            <w:vAlign w:val="center"/>
          </w:tcPr>
          <w:p w14:paraId="2660FE27"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ኮምፖስት </w:t>
            </w:r>
          </w:p>
        </w:tc>
        <w:tc>
          <w:tcPr>
            <w:tcW w:w="1066" w:type="dxa"/>
            <w:vAlign w:val="center"/>
          </w:tcPr>
          <w:p w14:paraId="7202E26D"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50</w:t>
            </w:r>
          </w:p>
        </w:tc>
        <w:tc>
          <w:tcPr>
            <w:tcW w:w="1062" w:type="dxa"/>
            <w:vAlign w:val="center"/>
          </w:tcPr>
          <w:p w14:paraId="73B55BA4"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30</w:t>
            </w:r>
          </w:p>
        </w:tc>
        <w:tc>
          <w:tcPr>
            <w:tcW w:w="1538" w:type="dxa"/>
            <w:vAlign w:val="center"/>
          </w:tcPr>
          <w:p w14:paraId="0F89A016"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41</w:t>
            </w:r>
          </w:p>
        </w:tc>
      </w:tr>
      <w:tr w:rsidR="00496375" w:rsidRPr="00227E01" w14:paraId="1C15CF26" w14:textId="77777777" w:rsidTr="00227E01">
        <w:tc>
          <w:tcPr>
            <w:tcW w:w="1132" w:type="dxa"/>
            <w:vMerge w:val="restart"/>
            <w:vAlign w:val="center"/>
          </w:tcPr>
          <w:p w14:paraId="7F66FFB5"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ወልመራ </w:t>
            </w:r>
          </w:p>
        </w:tc>
        <w:tc>
          <w:tcPr>
            <w:tcW w:w="903" w:type="dxa"/>
            <w:vMerge w:val="restart"/>
            <w:vAlign w:val="center"/>
          </w:tcPr>
          <w:p w14:paraId="2D6CCC19"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ቀይ አፈር</w:t>
            </w:r>
          </w:p>
        </w:tc>
        <w:tc>
          <w:tcPr>
            <w:tcW w:w="837" w:type="dxa"/>
            <w:vMerge w:val="restart"/>
            <w:vAlign w:val="center"/>
          </w:tcPr>
          <w:p w14:paraId="41DEB2F9"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70</w:t>
            </w:r>
          </w:p>
        </w:tc>
        <w:tc>
          <w:tcPr>
            <w:tcW w:w="988" w:type="dxa"/>
            <w:vMerge w:val="restart"/>
            <w:vAlign w:val="center"/>
          </w:tcPr>
          <w:p w14:paraId="1784D6C5"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150</w:t>
            </w:r>
          </w:p>
        </w:tc>
        <w:tc>
          <w:tcPr>
            <w:tcW w:w="2034" w:type="dxa"/>
            <w:vAlign w:val="center"/>
          </w:tcPr>
          <w:p w14:paraId="5E301503"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ኮምፖስት </w:t>
            </w:r>
          </w:p>
        </w:tc>
        <w:tc>
          <w:tcPr>
            <w:tcW w:w="1066" w:type="dxa"/>
            <w:vAlign w:val="center"/>
          </w:tcPr>
          <w:p w14:paraId="75A2FEEF"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35</w:t>
            </w:r>
          </w:p>
        </w:tc>
        <w:tc>
          <w:tcPr>
            <w:tcW w:w="1062" w:type="dxa"/>
            <w:vAlign w:val="center"/>
          </w:tcPr>
          <w:p w14:paraId="091B17C8"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sz w:val="20"/>
                <w:szCs w:val="20"/>
              </w:rPr>
              <w:t>75</w:t>
            </w:r>
          </w:p>
        </w:tc>
        <w:tc>
          <w:tcPr>
            <w:tcW w:w="1538" w:type="dxa"/>
            <w:vAlign w:val="center"/>
          </w:tcPr>
          <w:p w14:paraId="6F6BF7FE"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color w:val="000000"/>
                <w:sz w:val="20"/>
                <w:szCs w:val="20"/>
              </w:rPr>
              <w:t>70</w:t>
            </w:r>
          </w:p>
        </w:tc>
      </w:tr>
      <w:tr w:rsidR="00496375" w:rsidRPr="00227E01" w14:paraId="381C7EB1" w14:textId="77777777" w:rsidTr="00227E01">
        <w:tc>
          <w:tcPr>
            <w:tcW w:w="1132" w:type="dxa"/>
            <w:vMerge/>
          </w:tcPr>
          <w:p w14:paraId="0BB8B2A9"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03" w:type="dxa"/>
            <w:vMerge/>
          </w:tcPr>
          <w:p w14:paraId="47AAA64E"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837" w:type="dxa"/>
            <w:vMerge/>
          </w:tcPr>
          <w:p w14:paraId="78BADEEA"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88" w:type="dxa"/>
            <w:vMerge/>
          </w:tcPr>
          <w:p w14:paraId="3406BC62"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2034" w:type="dxa"/>
            <w:vAlign w:val="center"/>
          </w:tcPr>
          <w:p w14:paraId="0175BB5F"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በደንብ የተብላላ ፍግ </w:t>
            </w:r>
          </w:p>
        </w:tc>
        <w:tc>
          <w:tcPr>
            <w:tcW w:w="1066" w:type="dxa"/>
            <w:vAlign w:val="center"/>
          </w:tcPr>
          <w:p w14:paraId="1CA1CEBB"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35</w:t>
            </w:r>
          </w:p>
        </w:tc>
        <w:tc>
          <w:tcPr>
            <w:tcW w:w="1062" w:type="dxa"/>
            <w:vAlign w:val="center"/>
          </w:tcPr>
          <w:p w14:paraId="06849DA7"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sz w:val="20"/>
                <w:szCs w:val="20"/>
              </w:rPr>
              <w:t>75</w:t>
            </w:r>
          </w:p>
        </w:tc>
        <w:tc>
          <w:tcPr>
            <w:tcW w:w="1538" w:type="dxa"/>
            <w:vAlign w:val="center"/>
          </w:tcPr>
          <w:p w14:paraId="28A0B3BF"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color w:val="000000"/>
                <w:sz w:val="20"/>
                <w:szCs w:val="20"/>
              </w:rPr>
              <w:t>60</w:t>
            </w:r>
          </w:p>
        </w:tc>
      </w:tr>
      <w:tr w:rsidR="00496375" w:rsidRPr="00227E01" w14:paraId="1387AACB" w14:textId="77777777" w:rsidTr="00227E01">
        <w:tc>
          <w:tcPr>
            <w:tcW w:w="1132" w:type="dxa"/>
            <w:vMerge w:val="restart"/>
            <w:vAlign w:val="center"/>
          </w:tcPr>
          <w:p w14:paraId="38351565"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ቦራ </w:t>
            </w:r>
          </w:p>
        </w:tc>
        <w:tc>
          <w:tcPr>
            <w:tcW w:w="903" w:type="dxa"/>
            <w:vMerge w:val="restart"/>
            <w:vAlign w:val="center"/>
          </w:tcPr>
          <w:p w14:paraId="6782919D"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ጎምቦሬ</w:t>
            </w:r>
          </w:p>
        </w:tc>
        <w:tc>
          <w:tcPr>
            <w:tcW w:w="837" w:type="dxa"/>
            <w:vMerge w:val="restart"/>
            <w:vAlign w:val="center"/>
          </w:tcPr>
          <w:p w14:paraId="171930A5"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sz w:val="20"/>
                <w:szCs w:val="20"/>
              </w:rPr>
              <w:t>160</w:t>
            </w:r>
          </w:p>
        </w:tc>
        <w:tc>
          <w:tcPr>
            <w:tcW w:w="988" w:type="dxa"/>
            <w:vMerge w:val="restart"/>
            <w:vAlign w:val="center"/>
          </w:tcPr>
          <w:p w14:paraId="3C6BE00A"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100</w:t>
            </w:r>
          </w:p>
        </w:tc>
        <w:tc>
          <w:tcPr>
            <w:tcW w:w="2034" w:type="dxa"/>
            <w:vAlign w:val="center"/>
          </w:tcPr>
          <w:p w14:paraId="117EBF05"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ቨርሚኮምፖስት </w:t>
            </w:r>
          </w:p>
        </w:tc>
        <w:tc>
          <w:tcPr>
            <w:tcW w:w="1066" w:type="dxa"/>
            <w:vAlign w:val="center"/>
          </w:tcPr>
          <w:p w14:paraId="4672DF0F"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80</w:t>
            </w:r>
          </w:p>
        </w:tc>
        <w:tc>
          <w:tcPr>
            <w:tcW w:w="1062" w:type="dxa"/>
            <w:vAlign w:val="center"/>
          </w:tcPr>
          <w:p w14:paraId="3FE41DCA"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sz w:val="20"/>
                <w:szCs w:val="20"/>
              </w:rPr>
              <w:t>50</w:t>
            </w:r>
          </w:p>
        </w:tc>
        <w:tc>
          <w:tcPr>
            <w:tcW w:w="1538" w:type="dxa"/>
            <w:vAlign w:val="center"/>
          </w:tcPr>
          <w:p w14:paraId="2D5791F8"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color w:val="000000"/>
                <w:sz w:val="20"/>
                <w:szCs w:val="20"/>
              </w:rPr>
              <w:t>41</w:t>
            </w:r>
          </w:p>
        </w:tc>
      </w:tr>
      <w:tr w:rsidR="00496375" w:rsidRPr="00227E01" w14:paraId="508B2264" w14:textId="77777777" w:rsidTr="00227E01">
        <w:tc>
          <w:tcPr>
            <w:tcW w:w="1132" w:type="dxa"/>
            <w:vMerge/>
          </w:tcPr>
          <w:p w14:paraId="56AFDD1A"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03" w:type="dxa"/>
            <w:vMerge/>
          </w:tcPr>
          <w:p w14:paraId="33C2007E"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837" w:type="dxa"/>
            <w:vMerge/>
          </w:tcPr>
          <w:p w14:paraId="3499B7A4"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88" w:type="dxa"/>
            <w:vMerge/>
          </w:tcPr>
          <w:p w14:paraId="0826EE91"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2034" w:type="dxa"/>
            <w:vAlign w:val="center"/>
          </w:tcPr>
          <w:p w14:paraId="589AD7F0"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ኮምፖስት </w:t>
            </w:r>
          </w:p>
        </w:tc>
        <w:tc>
          <w:tcPr>
            <w:tcW w:w="1066" w:type="dxa"/>
            <w:vAlign w:val="center"/>
          </w:tcPr>
          <w:p w14:paraId="475AF2EB"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80</w:t>
            </w:r>
          </w:p>
        </w:tc>
        <w:tc>
          <w:tcPr>
            <w:tcW w:w="1062" w:type="dxa"/>
            <w:vAlign w:val="center"/>
          </w:tcPr>
          <w:p w14:paraId="07260E52"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sz w:val="20"/>
                <w:szCs w:val="20"/>
              </w:rPr>
              <w:t>50</w:t>
            </w:r>
          </w:p>
        </w:tc>
        <w:tc>
          <w:tcPr>
            <w:tcW w:w="1538" w:type="dxa"/>
            <w:vAlign w:val="center"/>
          </w:tcPr>
          <w:p w14:paraId="5A00174F"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color w:val="000000"/>
                <w:sz w:val="20"/>
                <w:szCs w:val="20"/>
              </w:rPr>
              <w:t>67</w:t>
            </w:r>
          </w:p>
        </w:tc>
      </w:tr>
      <w:tr w:rsidR="00496375" w:rsidRPr="00227E01" w14:paraId="2A29840F" w14:textId="77777777" w:rsidTr="00227E01">
        <w:tc>
          <w:tcPr>
            <w:tcW w:w="1132" w:type="dxa"/>
            <w:vMerge w:val="restart"/>
            <w:vAlign w:val="center"/>
          </w:tcPr>
          <w:p w14:paraId="04B3375D"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ሎሜ</w:t>
            </w:r>
          </w:p>
        </w:tc>
        <w:tc>
          <w:tcPr>
            <w:tcW w:w="903" w:type="dxa"/>
            <w:vMerge w:val="restart"/>
            <w:vAlign w:val="center"/>
          </w:tcPr>
          <w:p w14:paraId="6A5FA6E0"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ጎምቦሬ</w:t>
            </w:r>
          </w:p>
        </w:tc>
        <w:tc>
          <w:tcPr>
            <w:tcW w:w="837" w:type="dxa"/>
            <w:vMerge w:val="restart"/>
            <w:vAlign w:val="center"/>
          </w:tcPr>
          <w:p w14:paraId="7291D323"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sz w:val="20"/>
                <w:szCs w:val="20"/>
              </w:rPr>
              <w:t>50</w:t>
            </w:r>
          </w:p>
        </w:tc>
        <w:tc>
          <w:tcPr>
            <w:tcW w:w="988" w:type="dxa"/>
            <w:vMerge w:val="restart"/>
            <w:vAlign w:val="center"/>
          </w:tcPr>
          <w:p w14:paraId="5F5DD7E7"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121</w:t>
            </w:r>
          </w:p>
        </w:tc>
        <w:tc>
          <w:tcPr>
            <w:tcW w:w="2034" w:type="dxa"/>
            <w:vAlign w:val="center"/>
          </w:tcPr>
          <w:p w14:paraId="2E30B23A"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ቨርሚኮምፖስት </w:t>
            </w:r>
          </w:p>
        </w:tc>
        <w:tc>
          <w:tcPr>
            <w:tcW w:w="1066" w:type="dxa"/>
            <w:vAlign w:val="center"/>
          </w:tcPr>
          <w:p w14:paraId="1D3237D6"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25</w:t>
            </w:r>
          </w:p>
        </w:tc>
        <w:tc>
          <w:tcPr>
            <w:tcW w:w="1062" w:type="dxa"/>
            <w:vAlign w:val="center"/>
          </w:tcPr>
          <w:p w14:paraId="2A94BB46"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sz w:val="20"/>
                <w:szCs w:val="20"/>
              </w:rPr>
              <w:t>61</w:t>
            </w:r>
          </w:p>
        </w:tc>
        <w:tc>
          <w:tcPr>
            <w:tcW w:w="1538" w:type="dxa"/>
            <w:vAlign w:val="center"/>
          </w:tcPr>
          <w:p w14:paraId="26E13E8E"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color w:val="000000"/>
                <w:sz w:val="20"/>
                <w:szCs w:val="20"/>
              </w:rPr>
              <w:t>24</w:t>
            </w:r>
          </w:p>
        </w:tc>
      </w:tr>
      <w:tr w:rsidR="00496375" w:rsidRPr="00227E01" w14:paraId="5FEAD6F3" w14:textId="77777777" w:rsidTr="00227E01">
        <w:tc>
          <w:tcPr>
            <w:tcW w:w="1132" w:type="dxa"/>
            <w:vMerge/>
          </w:tcPr>
          <w:p w14:paraId="15BC0F50"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03" w:type="dxa"/>
            <w:vMerge/>
          </w:tcPr>
          <w:p w14:paraId="6AA43E10"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837" w:type="dxa"/>
            <w:vMerge/>
          </w:tcPr>
          <w:p w14:paraId="39EDC906"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88" w:type="dxa"/>
            <w:vMerge/>
          </w:tcPr>
          <w:p w14:paraId="7245C384"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2034" w:type="dxa"/>
            <w:vAlign w:val="center"/>
          </w:tcPr>
          <w:p w14:paraId="796AA512"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ባዮስለሪ ኮምፖስት </w:t>
            </w:r>
          </w:p>
        </w:tc>
        <w:tc>
          <w:tcPr>
            <w:tcW w:w="1066" w:type="dxa"/>
            <w:vAlign w:val="center"/>
          </w:tcPr>
          <w:p w14:paraId="0B4BA924"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25</w:t>
            </w:r>
          </w:p>
        </w:tc>
        <w:tc>
          <w:tcPr>
            <w:tcW w:w="1062" w:type="dxa"/>
            <w:vAlign w:val="center"/>
          </w:tcPr>
          <w:p w14:paraId="70A47875"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sz w:val="20"/>
                <w:szCs w:val="20"/>
              </w:rPr>
              <w:t>61</w:t>
            </w:r>
          </w:p>
        </w:tc>
        <w:tc>
          <w:tcPr>
            <w:tcW w:w="1538" w:type="dxa"/>
            <w:vAlign w:val="center"/>
          </w:tcPr>
          <w:p w14:paraId="70AE0B0D"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color w:val="000000"/>
                <w:sz w:val="20"/>
                <w:szCs w:val="20"/>
              </w:rPr>
              <w:t>74</w:t>
            </w:r>
          </w:p>
        </w:tc>
      </w:tr>
      <w:tr w:rsidR="00496375" w:rsidRPr="00227E01" w14:paraId="4AAF880C" w14:textId="77777777" w:rsidTr="00227E01">
        <w:tc>
          <w:tcPr>
            <w:tcW w:w="1132" w:type="dxa"/>
            <w:vMerge/>
          </w:tcPr>
          <w:p w14:paraId="4F451167"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03" w:type="dxa"/>
            <w:vMerge/>
          </w:tcPr>
          <w:p w14:paraId="27B97031"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837" w:type="dxa"/>
            <w:vMerge/>
          </w:tcPr>
          <w:p w14:paraId="1011BE21"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988" w:type="dxa"/>
            <w:vMerge/>
          </w:tcPr>
          <w:p w14:paraId="13B79F8E" w14:textId="77777777" w:rsidR="00496375" w:rsidRPr="00227E01" w:rsidRDefault="00496375" w:rsidP="00227E01">
            <w:pPr>
              <w:spacing w:after="0" w:line="360" w:lineRule="auto"/>
              <w:jc w:val="both"/>
              <w:rPr>
                <w:rFonts w:ascii="Power Geez Unicode1" w:eastAsia="Book Antiqua" w:hAnsi="Power Geez Unicode1" w:cs="Power Geez Unicode1"/>
                <w:sz w:val="20"/>
                <w:szCs w:val="20"/>
              </w:rPr>
            </w:pPr>
          </w:p>
        </w:tc>
        <w:tc>
          <w:tcPr>
            <w:tcW w:w="2034" w:type="dxa"/>
            <w:vAlign w:val="center"/>
          </w:tcPr>
          <w:p w14:paraId="0670BA78"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 xml:space="preserve">ባዮስለሪ ኮምፖስት </w:t>
            </w:r>
          </w:p>
        </w:tc>
        <w:tc>
          <w:tcPr>
            <w:tcW w:w="1066" w:type="dxa"/>
            <w:vAlign w:val="center"/>
          </w:tcPr>
          <w:p w14:paraId="2DAE43B2" w14:textId="77777777" w:rsidR="00496375" w:rsidRPr="00227E01" w:rsidRDefault="00496375" w:rsidP="00227E01">
            <w:pPr>
              <w:spacing w:after="0" w:line="360" w:lineRule="auto"/>
              <w:jc w:val="both"/>
              <w:rPr>
                <w:rFonts w:ascii="Power Geez Unicode1" w:eastAsia="Times New Roman" w:hAnsi="Power Geez Unicode1" w:cs="Power Geez Unicode1"/>
                <w:color w:val="000000"/>
                <w:sz w:val="20"/>
                <w:szCs w:val="20"/>
              </w:rPr>
            </w:pPr>
            <w:r w:rsidRPr="00227E01">
              <w:rPr>
                <w:rFonts w:ascii="Power Geez Unicode1" w:eastAsia="Times New Roman" w:hAnsi="Power Geez Unicode1" w:cs="Power Geez Unicode1"/>
                <w:color w:val="000000"/>
                <w:sz w:val="20"/>
                <w:szCs w:val="20"/>
              </w:rPr>
              <w:t>25</w:t>
            </w:r>
          </w:p>
        </w:tc>
        <w:tc>
          <w:tcPr>
            <w:tcW w:w="1062" w:type="dxa"/>
            <w:vAlign w:val="center"/>
          </w:tcPr>
          <w:p w14:paraId="1167BCB0"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sz w:val="20"/>
                <w:szCs w:val="20"/>
              </w:rPr>
              <w:t>61</w:t>
            </w:r>
          </w:p>
        </w:tc>
        <w:tc>
          <w:tcPr>
            <w:tcW w:w="1538" w:type="dxa"/>
            <w:vAlign w:val="center"/>
          </w:tcPr>
          <w:p w14:paraId="53BE682E" w14:textId="77777777" w:rsidR="00496375" w:rsidRPr="00227E01" w:rsidRDefault="00496375" w:rsidP="00227E01">
            <w:pPr>
              <w:spacing w:after="0" w:line="360" w:lineRule="auto"/>
              <w:jc w:val="both"/>
              <w:rPr>
                <w:rFonts w:ascii="Power Geez Unicode1" w:eastAsia="Times New Roman" w:hAnsi="Power Geez Unicode1" w:cs="Power Geez Unicode1"/>
                <w:sz w:val="20"/>
                <w:szCs w:val="20"/>
              </w:rPr>
            </w:pPr>
            <w:r w:rsidRPr="00227E01">
              <w:rPr>
                <w:rFonts w:ascii="Power Geez Unicode1" w:eastAsia="Times New Roman" w:hAnsi="Power Geez Unicode1" w:cs="Power Geez Unicode1"/>
                <w:color w:val="000000"/>
                <w:sz w:val="20"/>
                <w:szCs w:val="20"/>
              </w:rPr>
              <w:t>37</w:t>
            </w:r>
          </w:p>
        </w:tc>
      </w:tr>
    </w:tbl>
    <w:p w14:paraId="4B031E4F" w14:textId="77777777" w:rsidR="00496375" w:rsidRDefault="00496375">
      <w:pPr>
        <w:spacing w:after="0" w:line="240" w:lineRule="auto"/>
        <w:jc w:val="both"/>
        <w:rPr>
          <w:rFonts w:ascii="Power Geez Unicode1" w:eastAsia="Book Antiqua" w:hAnsi="Power Geez Unicode1" w:cs="Power Geez Unicode1"/>
          <w:sz w:val="24"/>
          <w:szCs w:val="24"/>
        </w:rPr>
      </w:pPr>
    </w:p>
    <w:p w14:paraId="51AE9065" w14:textId="77777777" w:rsidR="00496375" w:rsidRDefault="00496375">
      <w:pPr>
        <w:rPr>
          <w:lang w:val="am-ET"/>
        </w:rPr>
      </w:pPr>
    </w:p>
    <w:p w14:paraId="30E64869" w14:textId="77777777" w:rsidR="00496375" w:rsidRDefault="00496375">
      <w:pPr>
        <w:pStyle w:val="Heading2"/>
        <w:rPr>
          <w:rFonts w:ascii="Power Geez Unicode1" w:hAnsi="Power Geez Unicode1" w:cs="Power Geez Unicode1"/>
          <w:lang w:val="am-ET"/>
        </w:rPr>
      </w:pPr>
      <w:bookmarkStart w:id="141" w:name="_Toc10241"/>
      <w:bookmarkStart w:id="142" w:name="_Toc1365"/>
      <w:r>
        <w:rPr>
          <w:rFonts w:ascii="Power Geez Unicode1" w:hAnsi="Power Geez Unicode1" w:cs="Power Geez Unicode1"/>
          <w:lang w:val="en-US"/>
        </w:rPr>
        <w:t xml:space="preserve">6. 2. </w:t>
      </w:r>
      <w:r>
        <w:rPr>
          <w:rFonts w:ascii="Power Geez Unicode1" w:hAnsi="Power Geez Unicode1" w:cs="Power Geez Unicode1"/>
          <w:lang w:val="am-ET"/>
        </w:rPr>
        <w:t>የኬሚካል ማዳበሪያ</w:t>
      </w:r>
      <w:bookmarkEnd w:id="141"/>
      <w:bookmarkEnd w:id="142"/>
      <w:r>
        <w:rPr>
          <w:rFonts w:ascii="Power Geez Unicode1" w:hAnsi="Power Geez Unicode1" w:cs="Power Geez Unicode1"/>
          <w:lang w:val="am-ET"/>
        </w:rPr>
        <w:t xml:space="preserve"> </w:t>
      </w:r>
      <w:bookmarkEnd w:id="135"/>
      <w:bookmarkEnd w:id="136"/>
      <w:bookmarkEnd w:id="137"/>
      <w:bookmarkEnd w:id="138"/>
      <w:bookmarkEnd w:id="139"/>
      <w:bookmarkEnd w:id="140"/>
    </w:p>
    <w:p w14:paraId="0D74B632" w14:textId="77777777" w:rsidR="00496375" w:rsidRDefault="00496375">
      <w:pPr>
        <w:spacing w:after="0" w:line="360" w:lineRule="auto"/>
        <w:contextualSpacing/>
        <w:jc w:val="both"/>
        <w:rPr>
          <w:rFonts w:ascii="Power Geez Unicode1" w:hAnsi="Power Geez Unicode1" w:cs="Power Geez Unicode1"/>
          <w:sz w:val="24"/>
          <w:szCs w:val="24"/>
        </w:rPr>
      </w:pPr>
      <w:r>
        <w:rPr>
          <w:rFonts w:ascii="Power Geez Unicode1" w:hAnsi="Power Geez Unicode1" w:cs="Power Geez Unicode1"/>
          <w:sz w:val="24"/>
          <w:szCs w:val="24"/>
        </w:rPr>
        <w:t xml:space="preserve">የማዳበሪያ መጠን </w:t>
      </w:r>
      <w:r>
        <w:rPr>
          <w:rFonts w:ascii="Power Geez Unicode1" w:hAnsi="Power Geez Unicode1" w:cs="Power Geez Unicode1"/>
          <w:sz w:val="24"/>
          <w:szCs w:val="24"/>
          <w:lang w:val="am-ET"/>
        </w:rPr>
        <w:t xml:space="preserve">እንደ አፈሩ ሁኔታ፣ የዝናብ መጠን እና የነበረዉ ሰብል ፈረቃ </w:t>
      </w:r>
      <w:r>
        <w:rPr>
          <w:rFonts w:ascii="Power Geez Unicode1" w:hAnsi="Power Geez Unicode1" w:cs="Power Geez Unicode1"/>
          <w:sz w:val="24"/>
          <w:szCs w:val="24"/>
        </w:rPr>
        <w:t xml:space="preserve">ከቦታ ቦታ ሊለያይ </w:t>
      </w:r>
      <w:r>
        <w:rPr>
          <w:rFonts w:ascii="Power Geez Unicode1" w:hAnsi="Power Geez Unicode1" w:cs="Power Geez Unicode1"/>
          <w:sz w:val="24"/>
          <w:szCs w:val="24"/>
          <w:lang w:val="am-ET"/>
        </w:rPr>
        <w:t xml:space="preserve">ይችላል፡፡ </w:t>
      </w:r>
      <w:r>
        <w:rPr>
          <w:rFonts w:ascii="Power Geez Unicode1" w:hAnsi="Power Geez Unicode1" w:cs="Power Geez Unicode1"/>
          <w:sz w:val="24"/>
          <w:szCs w:val="24"/>
        </w:rPr>
        <w:t>የአፈሩ ልምላሜ ይዘት በአፈር ምርመራ ላቦራቶሪ ከተረጋገጠ በኋላ በምክረሃሳቡ (</w:t>
      </w:r>
      <w:r>
        <w:rPr>
          <w:rFonts w:ascii="Power Geez Unicode1" w:eastAsia="Times New Roman" w:hAnsi="Power Geez Unicode1" w:cs="Power Geez Unicode1"/>
          <w:sz w:val="24"/>
          <w:szCs w:val="24"/>
        </w:rPr>
        <w:t>Recommendation</w:t>
      </w:r>
      <w:r>
        <w:rPr>
          <w:rFonts w:ascii="Power Geez Unicode1" w:hAnsi="Power Geez Unicode1" w:cs="Power Geez Unicode1"/>
          <w:sz w:val="24"/>
          <w:szCs w:val="24"/>
        </w:rPr>
        <w:t xml:space="preserve">) መሰረት የሚተገበር </w:t>
      </w:r>
      <w:r>
        <w:rPr>
          <w:rFonts w:ascii="Power Geez Unicode1" w:hAnsi="Power Geez Unicode1" w:cs="Power Geez Unicode1"/>
          <w:sz w:val="24"/>
          <w:szCs w:val="24"/>
          <w:lang w:val="am-ET"/>
        </w:rPr>
        <w:t xml:space="preserve">መሆን አለበት፡፡ </w:t>
      </w:r>
      <w:r>
        <w:rPr>
          <w:rFonts w:ascii="Power Geez Unicode1" w:hAnsi="Power Geez Unicode1" w:cs="Power Geez Unicode1"/>
          <w:sz w:val="24"/>
          <w:szCs w:val="24"/>
        </w:rPr>
        <w:t xml:space="preserve">የአፈር ልምላሜ ይዘት ምርመራ ውጤት ወይም ለአካባቢው የወጣ የቅርብ ጊዜ መረጃ ከሌለ ለኮትቻና ደለላማ የአፈር አይነት </w:t>
      </w:r>
      <w:r>
        <w:rPr>
          <w:rFonts w:ascii="Power Geez Unicode1" w:eastAsia="Times New Roman" w:hAnsi="Power Geez Unicode1" w:cs="Power Geez Unicode1"/>
          <w:sz w:val="24"/>
          <w:szCs w:val="24"/>
        </w:rPr>
        <w:t xml:space="preserve">100-150 </w:t>
      </w:r>
      <w:r>
        <w:rPr>
          <w:rFonts w:ascii="Power Geez Unicode1" w:hAnsi="Power Geez Unicode1" w:cs="Power Geez Unicode1"/>
          <w:sz w:val="24"/>
          <w:szCs w:val="24"/>
        </w:rPr>
        <w:t xml:space="preserve">ኪ/ግ NPS </w:t>
      </w:r>
      <w:r>
        <w:rPr>
          <w:rFonts w:ascii="Power Geez Unicode1" w:hAnsi="Power Geez Unicode1" w:cs="Power Geez Unicode1"/>
          <w:sz w:val="24"/>
          <w:szCs w:val="24"/>
          <w:lang w:val="am-ET"/>
        </w:rPr>
        <w:t>እ</w:t>
      </w:r>
      <w:r>
        <w:rPr>
          <w:rFonts w:ascii="Power Geez Unicode1" w:hAnsi="Power Geez Unicode1" w:cs="Power Geez Unicode1"/>
          <w:sz w:val="24"/>
          <w:szCs w:val="24"/>
        </w:rPr>
        <w:t xml:space="preserve">ና 100-150 ኪ/ግ ዩሪያ በሄ/ር መጠቀም ይመከራል፡፡ ለቀይ እና ገምቦሬ አፈር ዓይነት </w:t>
      </w:r>
      <w:r>
        <w:rPr>
          <w:rFonts w:ascii="Power Geez Unicode1" w:hAnsi="Power Geez Unicode1" w:cs="Power Geez Unicode1"/>
          <w:sz w:val="24"/>
          <w:szCs w:val="24"/>
          <w:lang w:val="am-ET"/>
        </w:rPr>
        <w:t xml:space="preserve">ደግሞ </w:t>
      </w:r>
      <w:r>
        <w:rPr>
          <w:rFonts w:ascii="Power Geez Unicode1" w:eastAsia="Times New Roman" w:hAnsi="Power Geez Unicode1" w:cs="Power Geez Unicode1"/>
          <w:sz w:val="24"/>
          <w:szCs w:val="24"/>
        </w:rPr>
        <w:t>100</w:t>
      </w:r>
      <w:r>
        <w:rPr>
          <w:rFonts w:ascii="Power Geez Unicode1" w:hAnsi="Power Geez Unicode1" w:cs="Power Geez Unicode1"/>
          <w:sz w:val="24"/>
          <w:szCs w:val="24"/>
        </w:rPr>
        <w:t xml:space="preserve">ኪ/ግ NPS እና </w:t>
      </w:r>
      <w:r>
        <w:rPr>
          <w:rFonts w:ascii="Power Geez Unicode1" w:eastAsia="Times New Roman" w:hAnsi="Power Geez Unicode1" w:cs="Power Geez Unicode1"/>
          <w:sz w:val="24"/>
          <w:szCs w:val="24"/>
        </w:rPr>
        <w:t xml:space="preserve">50-100 </w:t>
      </w:r>
      <w:r>
        <w:rPr>
          <w:rFonts w:ascii="Power Geez Unicode1" w:hAnsi="Power Geez Unicode1" w:cs="Power Geez Unicode1"/>
          <w:sz w:val="24"/>
          <w:szCs w:val="24"/>
        </w:rPr>
        <w:t>ኪ/ግ ዩሪያ በሄ/ር በቂ ነው፡፡</w:t>
      </w:r>
    </w:p>
    <w:p w14:paraId="517E4BAB" w14:textId="77777777" w:rsidR="00496375" w:rsidRDefault="00496375">
      <w:pPr>
        <w:spacing w:after="0" w:line="360" w:lineRule="auto"/>
        <w:contextualSpacing/>
        <w:jc w:val="both"/>
        <w:rPr>
          <w:rFonts w:ascii="Power Geez Unicode1" w:hAnsi="Power Geez Unicode1" w:cs="Power Geez Unicode1"/>
          <w:sz w:val="24"/>
          <w:szCs w:val="24"/>
        </w:rPr>
      </w:pPr>
    </w:p>
    <w:p w14:paraId="7529BF1A"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am-ET"/>
        </w:rPr>
        <w:t>የ</w:t>
      </w:r>
      <w:r>
        <w:rPr>
          <w:rFonts w:ascii="Power Geez Unicode1" w:hAnsi="Power Geez Unicode1" w:cs="Power Geez Unicode1"/>
          <w:sz w:val="24"/>
          <w:szCs w:val="24"/>
        </w:rPr>
        <w:t>NPS</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ማዳበሪያ </w:t>
      </w:r>
      <w:r>
        <w:rPr>
          <w:rFonts w:ascii="Power Geez Unicode1" w:hAnsi="Power Geez Unicode1" w:cs="Power Geez Unicode1"/>
          <w:sz w:val="24"/>
          <w:szCs w:val="24"/>
          <w:lang w:val="am-ET"/>
        </w:rPr>
        <w:t>ሰብሉ በሚዘራበት ጊዜ አብሮ ይዘራል</w:t>
      </w:r>
      <w:r>
        <w:rPr>
          <w:rFonts w:ascii="Power Geez Unicode1" w:hAnsi="Power Geez Unicode1" w:cs="Power Geez Unicode1"/>
          <w:sz w:val="24"/>
          <w:szCs w:val="24"/>
        </w:rPr>
        <w:t>፡፡</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lang w:val="en-GB"/>
        </w:rPr>
        <w:t>የ</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lang w:val="en-GB"/>
        </w:rPr>
        <w:t xml:space="preserve">NPS ማዳበሪያ የሚቀመጠው በ10 ሳ.ሜ በሚወጣው ቦይ ውስጥ </w:t>
      </w:r>
      <w:r>
        <w:rPr>
          <w:rFonts w:ascii="Power Geez Unicode1" w:hAnsi="Power Geez Unicode1" w:cs="Power Geez Unicode1"/>
          <w:sz w:val="24"/>
          <w:szCs w:val="24"/>
          <w:lang w:val="am-ET"/>
        </w:rPr>
        <w:t>ሲሆን</w:t>
      </w:r>
      <w:r>
        <w:rPr>
          <w:rFonts w:ascii="Power Geez Unicode1" w:hAnsi="Power Geez Unicode1" w:cs="Power Geez Unicode1"/>
          <w:sz w:val="24"/>
          <w:szCs w:val="24"/>
          <w:lang w:val="en-GB"/>
        </w:rPr>
        <w:t xml:space="preserve"> </w:t>
      </w:r>
      <w:r>
        <w:rPr>
          <w:rFonts w:ascii="Power Geez Unicode1" w:hAnsi="Power Geez Unicode1" w:cs="Power Geez Unicode1"/>
          <w:sz w:val="24"/>
          <w:szCs w:val="24"/>
          <w:lang w:val="am-ET"/>
        </w:rPr>
        <w:t xml:space="preserve">የዩሪያ </w:t>
      </w:r>
      <w:r>
        <w:rPr>
          <w:rFonts w:ascii="Power Geez Unicode1" w:hAnsi="Power Geez Unicode1" w:cs="Power Geez Unicode1"/>
          <w:sz w:val="24"/>
          <w:szCs w:val="24"/>
        </w:rPr>
        <w:t xml:space="preserve">ማዳበሪያ </w:t>
      </w:r>
      <w:r>
        <w:rPr>
          <w:rFonts w:ascii="Power Geez Unicode1" w:hAnsi="Power Geez Unicode1" w:cs="Power Geez Unicode1"/>
          <w:sz w:val="24"/>
          <w:szCs w:val="24"/>
          <w:lang w:val="am-ET"/>
        </w:rPr>
        <w:t xml:space="preserve">ደግሞ በምክረ ሃሳብ ላይ የተቀመጠውን መጠን 50% </w:t>
      </w:r>
      <w:r>
        <w:rPr>
          <w:rFonts w:ascii="Power Geez Unicode1" w:hAnsi="Power Geez Unicode1" w:cs="Power Geez Unicode1"/>
          <w:sz w:val="24"/>
          <w:szCs w:val="24"/>
        </w:rPr>
        <w:t>ዘሩ ከበቀለ ከ15-18 ቀናት ውሰጥ የመጀመሪያ ዙር አረም እንደተከናወነ መጨመር ያስፈልጋል፡፡</w:t>
      </w:r>
      <w:r>
        <w:rPr>
          <w:rFonts w:ascii="Power Geez Unicode1" w:hAnsi="Power Geez Unicode1" w:cs="Power Geez Unicode1"/>
          <w:sz w:val="24"/>
          <w:szCs w:val="24"/>
          <w:lang w:val="am-ET"/>
        </w:rPr>
        <w:t xml:space="preserve"> ቀሪውን 50% ደግሞ</w:t>
      </w:r>
      <w:r>
        <w:rPr>
          <w:rFonts w:ascii="Power Geez Unicode1" w:hAnsi="Power Geez Unicode1" w:cs="Power Geez Unicode1"/>
          <w:sz w:val="24"/>
          <w:szCs w:val="24"/>
        </w:rPr>
        <w:t xml:space="preserve"> ዘሩ ከበቀለ ከ35-40 ቀናት ውስጥ የአፈሩን የእርጥበት መጠን ግንዛቤ ውስጥ በማስገባት መስመሩን ተከትሎ በጎን ከ3-5ሳ.</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ሜ</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በማራቅ ከአፈሩ ጋር በሚገባ</w:t>
      </w:r>
      <w:r>
        <w:rPr>
          <w:rFonts w:ascii="Power Geez Unicode1" w:hAnsi="Power Geez Unicode1" w:cs="Power Geez Unicode1"/>
          <w:sz w:val="24"/>
          <w:szCs w:val="24"/>
          <w:lang w:val="am-ET"/>
        </w:rPr>
        <w:t xml:space="preserve"> በማደባለቅ</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መዝራት ይመከራል</w:t>
      </w:r>
      <w:r>
        <w:rPr>
          <w:rFonts w:ascii="Power Geez Unicode1" w:hAnsi="Power Geez Unicode1" w:cs="Power Geez Unicode1"/>
          <w:sz w:val="24"/>
          <w:szCs w:val="24"/>
        </w:rPr>
        <w:t>፡፡</w:t>
      </w:r>
    </w:p>
    <w:p w14:paraId="5D953C6F" w14:textId="77777777" w:rsidR="00496375" w:rsidRDefault="00496375">
      <w:pPr>
        <w:spacing w:after="0" w:line="360" w:lineRule="auto"/>
        <w:contextualSpacing/>
        <w:jc w:val="both"/>
        <w:rPr>
          <w:rFonts w:ascii="Power Geez Unicode1" w:hAnsi="Power Geez Unicode1" w:cs="Power Geez Unicode1"/>
          <w:sz w:val="24"/>
          <w:szCs w:val="24"/>
        </w:rPr>
      </w:pPr>
    </w:p>
    <w:p w14:paraId="413C4F0F" w14:textId="77777777" w:rsidR="00496375" w:rsidRDefault="00496375">
      <w:pPr>
        <w:spacing w:after="0" w:line="360" w:lineRule="auto"/>
        <w:contextualSpacing/>
        <w:jc w:val="both"/>
        <w:rPr>
          <w:rFonts w:ascii="Power Geez Unicode1" w:eastAsia="Times New Roman" w:hAnsi="Power Geez Unicode1" w:cs="Power Geez Unicode1"/>
          <w:color w:val="000000"/>
          <w:sz w:val="24"/>
          <w:szCs w:val="24"/>
          <w:lang w:val="am-ET"/>
        </w:rPr>
      </w:pPr>
      <w:r>
        <w:rPr>
          <w:rFonts w:ascii="Power Geez Unicode1" w:hAnsi="Power Geez Unicode1" w:cs="Power Geez Unicode1"/>
          <w:sz w:val="24"/>
          <w:szCs w:val="24"/>
        </w:rPr>
        <w:t>በጥራጥሬ ሰብል ተሸፍኖ በነበረ ማሳ</w:t>
      </w:r>
      <w:r>
        <w:rPr>
          <w:rFonts w:ascii="Power Geez Unicode1" w:hAnsi="Power Geez Unicode1" w:cs="Power Geez Unicode1"/>
          <w:sz w:val="24"/>
          <w:szCs w:val="24"/>
          <w:lang w:val="am-ET"/>
        </w:rPr>
        <w:t xml:space="preserve"> ላይ</w:t>
      </w:r>
      <w:r>
        <w:rPr>
          <w:rFonts w:ascii="Power Geez Unicode1" w:hAnsi="Power Geez Unicode1" w:cs="Power Geez Unicode1"/>
          <w:sz w:val="24"/>
          <w:szCs w:val="24"/>
        </w:rPr>
        <w:t xml:space="preserve"> ለሚዘራ ጤፍ </w:t>
      </w:r>
      <w:r>
        <w:rPr>
          <w:rFonts w:ascii="Power Geez Unicode1" w:hAnsi="Power Geez Unicode1" w:cs="Power Geez Unicode1"/>
          <w:sz w:val="24"/>
          <w:szCs w:val="24"/>
          <w:lang w:val="am-ET"/>
        </w:rPr>
        <w:t>በ</w:t>
      </w:r>
      <w:r>
        <w:rPr>
          <w:rFonts w:ascii="Power Geez Unicode1" w:hAnsi="Power Geez Unicode1" w:cs="Power Geez Unicode1"/>
          <w:sz w:val="24"/>
          <w:szCs w:val="24"/>
        </w:rPr>
        <w:t>ወጣው ምክረ ሀሳብ መሰረት ከሚያስፈልገው የዩሪያ ማዳበሪያ መጠን በግማሽ ቀንሶ (</w:t>
      </w:r>
      <w:r>
        <w:rPr>
          <w:rFonts w:ascii="Power Geez Unicode1" w:eastAsia="Times New Roman" w:hAnsi="Power Geez Unicode1" w:cs="Power Geez Unicode1"/>
          <w:sz w:val="24"/>
          <w:szCs w:val="24"/>
        </w:rPr>
        <w:t>100ኪ/ግ NPS እና 50 ኪ.ግ. ዩሪያ በሄ/ር በቂ</w:t>
      </w:r>
      <w:r>
        <w:rPr>
          <w:rFonts w:ascii="Power Geez Unicode1" w:hAnsi="Power Geez Unicode1" w:cs="Power Geez Unicode1"/>
          <w:sz w:val="24"/>
          <w:szCs w:val="24"/>
        </w:rPr>
        <w:t xml:space="preserve">) መጠቀም </w:t>
      </w:r>
      <w:r>
        <w:rPr>
          <w:rFonts w:ascii="Power Geez Unicode1" w:hAnsi="Power Geez Unicode1" w:cs="Power Geez Unicode1"/>
          <w:sz w:val="24"/>
          <w:szCs w:val="24"/>
          <w:lang w:val="am-ET"/>
        </w:rPr>
        <w:t>ይቻላል</w:t>
      </w:r>
      <w:r>
        <w:rPr>
          <w:rFonts w:ascii="Power Geez Unicode1" w:hAnsi="Power Geez Unicode1" w:cs="Power Geez Unicode1"/>
          <w:sz w:val="24"/>
          <w:szCs w:val="24"/>
        </w:rPr>
        <w:t>፡፡</w:t>
      </w:r>
      <w:r>
        <w:rPr>
          <w:rFonts w:ascii="Power Geez Unicode1" w:eastAsia="Malgun Gothic" w:hAnsi="Power Geez Unicode1" w:cs="Power Geez Unicode1"/>
          <w:sz w:val="24"/>
          <w:szCs w:val="24"/>
        </w:rPr>
        <w:t xml:space="preserve"> </w:t>
      </w:r>
      <w:r>
        <w:rPr>
          <w:rFonts w:ascii="Power Geez Unicode1" w:eastAsia="Times New Roman" w:hAnsi="Power Geez Unicode1" w:cs="Power Geez Unicode1"/>
          <w:color w:val="000000"/>
          <w:sz w:val="24"/>
          <w:szCs w:val="24"/>
        </w:rPr>
        <w:t>ይህም ሊሆን የሚችለው የጥራጥሬ ሰብ</w:t>
      </w:r>
      <w:r>
        <w:rPr>
          <w:rFonts w:ascii="Power Geez Unicode1" w:eastAsia="Times New Roman" w:hAnsi="Power Geez Unicode1" w:cs="Power Geez Unicode1"/>
          <w:color w:val="000000"/>
          <w:sz w:val="24"/>
          <w:szCs w:val="24"/>
          <w:lang w:val="am-ET"/>
        </w:rPr>
        <w:t>ሉ በአግባቡ በማሳ ላይ የለማና በ</w:t>
      </w:r>
      <w:r>
        <w:rPr>
          <w:rFonts w:ascii="Power Geez Unicode1" w:eastAsia="Times New Roman" w:hAnsi="Power Geez Unicode1" w:cs="Power Geez Unicode1"/>
          <w:color w:val="000000"/>
          <w:sz w:val="24"/>
          <w:szCs w:val="24"/>
        </w:rPr>
        <w:t xml:space="preserve">አሰባሰብ </w:t>
      </w:r>
      <w:r>
        <w:rPr>
          <w:rFonts w:ascii="Power Geez Unicode1" w:eastAsia="Times New Roman" w:hAnsi="Power Geez Unicode1" w:cs="Power Geez Unicode1"/>
          <w:color w:val="000000"/>
          <w:sz w:val="24"/>
          <w:szCs w:val="24"/>
          <w:lang w:val="am-ET"/>
        </w:rPr>
        <w:t xml:space="preserve">ጊዜም </w:t>
      </w:r>
      <w:r>
        <w:rPr>
          <w:rFonts w:ascii="Power Geez Unicode1" w:eastAsia="Times New Roman" w:hAnsi="Power Geez Unicode1" w:cs="Power Geez Unicode1"/>
          <w:color w:val="000000"/>
          <w:sz w:val="24"/>
          <w:szCs w:val="24"/>
        </w:rPr>
        <w:t xml:space="preserve">ከመንቀል ይልቅ በአጨዳ የሚከናወን </w:t>
      </w:r>
      <w:r>
        <w:rPr>
          <w:rFonts w:ascii="Power Geez Unicode1" w:eastAsia="Times New Roman" w:hAnsi="Power Geez Unicode1" w:cs="Power Geez Unicode1"/>
          <w:color w:val="000000"/>
          <w:sz w:val="24"/>
          <w:szCs w:val="24"/>
          <w:lang w:val="am-ET"/>
        </w:rPr>
        <w:t>ሆኖ</w:t>
      </w:r>
      <w:r>
        <w:rPr>
          <w:rFonts w:ascii="Power Geez Unicode1" w:eastAsia="Times New Roman" w:hAnsi="Power Geez Unicode1" w:cs="Power Geez Unicode1"/>
          <w:color w:val="000000"/>
          <w:sz w:val="24"/>
          <w:szCs w:val="24"/>
        </w:rPr>
        <w:t xml:space="preserve"> ቃርሚያው</w:t>
      </w:r>
      <w:r>
        <w:rPr>
          <w:rFonts w:ascii="Power Geez Unicode1" w:eastAsia="Times New Roman" w:hAnsi="Power Geez Unicode1" w:cs="Power Geez Unicode1"/>
          <w:color w:val="000000"/>
          <w:sz w:val="24"/>
          <w:szCs w:val="24"/>
          <w:lang w:val="am-ET"/>
        </w:rPr>
        <w:t>ም</w:t>
      </w:r>
      <w:r>
        <w:rPr>
          <w:rFonts w:ascii="Power Geez Unicode1" w:eastAsia="Times New Roman" w:hAnsi="Power Geez Unicode1" w:cs="Power Geez Unicode1"/>
          <w:color w:val="000000"/>
          <w:sz w:val="24"/>
          <w:szCs w:val="24"/>
        </w:rPr>
        <w:t xml:space="preserve"> በማሳው ውስጥ እንዲቀር ሲደረግ ነው፡፡ ይህ ካልሆነ ግን በአካባቢው የተቀመጠውን የዩሪያ ማዳበሪያ መጠን ምክረ-ሃሳብ  መጠቀም ተገቢ ነዉ፡፡</w:t>
      </w:r>
      <w:r>
        <w:rPr>
          <w:rFonts w:ascii="Power Geez Unicode1" w:eastAsia="Times New Roman" w:hAnsi="Power Geez Unicode1" w:cs="Power Geez Unicode1"/>
          <w:color w:val="000000"/>
          <w:sz w:val="24"/>
          <w:szCs w:val="24"/>
          <w:lang w:val="am-ET"/>
        </w:rPr>
        <w:t xml:space="preserve"> </w:t>
      </w:r>
    </w:p>
    <w:p w14:paraId="41B1B908" w14:textId="77777777" w:rsidR="00496375" w:rsidRDefault="00496375">
      <w:pPr>
        <w:spacing w:after="0" w:line="360" w:lineRule="auto"/>
        <w:contextualSpacing/>
        <w:jc w:val="both"/>
        <w:rPr>
          <w:rFonts w:ascii="Nyala" w:eastAsia="Times New Roman" w:hAnsi="Nyala" w:cs="Nyala"/>
          <w:color w:val="000000"/>
          <w:sz w:val="24"/>
          <w:szCs w:val="24"/>
          <w:lang w:val="am-ET"/>
        </w:rPr>
      </w:pPr>
    </w:p>
    <w:p w14:paraId="5A1445CA" w14:textId="77777777" w:rsidR="00496375" w:rsidRDefault="00496375">
      <w:pPr>
        <w:rPr>
          <w:rFonts w:ascii="Power Geez Unicode1" w:hAnsi="Power Geez Unicode1" w:cs="Power Geez Unicode1"/>
          <w:b/>
          <w:bCs/>
          <w:sz w:val="24"/>
          <w:szCs w:val="24"/>
        </w:rPr>
      </w:pPr>
      <w:bookmarkStart w:id="143" w:name="_Toc147653059"/>
      <w:bookmarkStart w:id="144" w:name="_Toc147607086"/>
      <w:bookmarkStart w:id="145" w:name="_Toc6433"/>
      <w:r>
        <w:rPr>
          <w:rFonts w:ascii="Power Geez Unicode1" w:hAnsi="Power Geez Unicode1" w:cs="Power Geez Unicode1"/>
          <w:b/>
          <w:bCs/>
          <w:sz w:val="24"/>
          <w:szCs w:val="24"/>
        </w:rPr>
        <w:t>በመስመር ለሚዘራ ጤፍ የማዳበሪያ ስሌት</w:t>
      </w:r>
      <w:bookmarkEnd w:id="143"/>
      <w:bookmarkEnd w:id="144"/>
      <w:bookmarkEnd w:id="145"/>
    </w:p>
    <w:p w14:paraId="56C64713"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am-ET"/>
        </w:rPr>
        <w:t xml:space="preserve">በሄክታር 100 ኪ.ግ. ለሚጨምር አካባቢ </w:t>
      </w:r>
      <w:r>
        <w:rPr>
          <w:rFonts w:ascii="Power Geez Unicode1" w:hAnsi="Power Geez Unicode1" w:cs="Power Geez Unicode1"/>
          <w:sz w:val="24"/>
          <w:szCs w:val="24"/>
        </w:rPr>
        <w:t xml:space="preserve">የዩሪያ </w:t>
      </w:r>
      <w:r>
        <w:rPr>
          <w:rFonts w:ascii="Power Geez Unicode1" w:hAnsi="Power Geez Unicode1" w:cs="Power Geez Unicode1"/>
          <w:sz w:val="24"/>
          <w:szCs w:val="24"/>
          <w:lang w:val="am-ET"/>
        </w:rPr>
        <w:t>እና</w:t>
      </w:r>
      <w:r>
        <w:rPr>
          <w:rFonts w:ascii="Power Geez Unicode1" w:hAnsi="Power Geez Unicode1" w:cs="Power Geez Unicode1"/>
          <w:sz w:val="24"/>
          <w:szCs w:val="24"/>
        </w:rPr>
        <w:t xml:space="preserve"> NPS ማዳበሪያ </w:t>
      </w:r>
      <w:r>
        <w:rPr>
          <w:rFonts w:ascii="Power Geez Unicode1" w:hAnsi="Power Geez Unicode1" w:cs="Power Geez Unicode1"/>
          <w:sz w:val="24"/>
          <w:szCs w:val="24"/>
          <w:lang w:val="am-ET"/>
        </w:rPr>
        <w:t>ስሌቱ እንደሚከተለው ይሠራል፡፡</w:t>
      </w:r>
      <w:r>
        <w:rPr>
          <w:rFonts w:ascii="Power Geez Unicode1" w:hAnsi="Power Geez Unicode1" w:cs="Power Geez Unicode1"/>
          <w:sz w:val="24"/>
          <w:szCs w:val="24"/>
        </w:rPr>
        <w:t xml:space="preserve"> በ</w:t>
      </w:r>
      <w:r>
        <w:rPr>
          <w:rFonts w:ascii="Power Geez Unicode1" w:hAnsi="Power Geez Unicode1" w:cs="Power Geez Unicode1"/>
          <w:sz w:val="24"/>
          <w:szCs w:val="24"/>
          <w:lang w:val="am-ET"/>
        </w:rPr>
        <w:t xml:space="preserve">አንድ </w:t>
      </w:r>
      <w:r>
        <w:rPr>
          <w:rFonts w:ascii="Power Geez Unicode1" w:hAnsi="Power Geez Unicode1" w:cs="Power Geez Unicode1"/>
          <w:sz w:val="24"/>
          <w:szCs w:val="24"/>
        </w:rPr>
        <w:t>ሄ</w:t>
      </w:r>
      <w:r>
        <w:rPr>
          <w:rFonts w:ascii="Power Geez Unicode1" w:hAnsi="Power Geez Unicode1" w:cs="Power Geez Unicode1"/>
          <w:sz w:val="24"/>
          <w:szCs w:val="24"/>
          <w:lang w:val="am-ET"/>
        </w:rPr>
        <w:t>ክታ</w:t>
      </w:r>
      <w:r>
        <w:rPr>
          <w:rFonts w:ascii="Power Geez Unicode1" w:hAnsi="Power Geez Unicode1" w:cs="Power Geez Unicode1"/>
          <w:sz w:val="24"/>
          <w:szCs w:val="24"/>
        </w:rPr>
        <w:t>ር ማሳ ውስጥ 100 ሜትር ርዝመት ላለቸው ለእያንዳንዱ 500 መስመሮች</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0.1 ኪ/ግ ወይም ለአራት ሜትር ርቀት አንድ</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ቆርኪ ዩሪያ ማዳበሪያ መጨመር ይገባል፡፡</w:t>
      </w:r>
      <w:r>
        <w:rPr>
          <w:rFonts w:ascii="Power Geez Unicode1" w:hAnsi="Power Geez Unicode1" w:cs="Power Geez Unicode1"/>
          <w:sz w:val="24"/>
          <w:szCs w:val="24"/>
          <w:lang w:val="am-ET"/>
        </w:rPr>
        <w:t xml:space="preserve"> በሌላ በኩል ደግሞ  150 ኪ.ግ. በሄክታር ለሚጨምር አካባቢ </w:t>
      </w:r>
      <w:r>
        <w:rPr>
          <w:rFonts w:ascii="Power Geez Unicode1" w:hAnsi="Power Geez Unicode1" w:cs="Power Geez Unicode1"/>
          <w:sz w:val="24"/>
          <w:szCs w:val="24"/>
        </w:rPr>
        <w:t>በ</w:t>
      </w:r>
      <w:r>
        <w:rPr>
          <w:rFonts w:ascii="Power Geez Unicode1" w:hAnsi="Power Geez Unicode1" w:cs="Power Geez Unicode1"/>
          <w:sz w:val="24"/>
          <w:szCs w:val="24"/>
          <w:lang w:val="am-ET"/>
        </w:rPr>
        <w:t xml:space="preserve">አንድ </w:t>
      </w:r>
      <w:r>
        <w:rPr>
          <w:rFonts w:ascii="Power Geez Unicode1" w:hAnsi="Power Geez Unicode1" w:cs="Power Geez Unicode1"/>
          <w:sz w:val="24"/>
          <w:szCs w:val="24"/>
        </w:rPr>
        <w:t>ሄ</w:t>
      </w:r>
      <w:r>
        <w:rPr>
          <w:rFonts w:ascii="Power Geez Unicode1" w:hAnsi="Power Geez Unicode1" w:cs="Power Geez Unicode1"/>
          <w:sz w:val="24"/>
          <w:szCs w:val="24"/>
          <w:lang w:val="am-ET"/>
        </w:rPr>
        <w:t>ክታ</w:t>
      </w:r>
      <w:r>
        <w:rPr>
          <w:rFonts w:ascii="Power Geez Unicode1" w:hAnsi="Power Geez Unicode1" w:cs="Power Geez Unicode1"/>
          <w:sz w:val="24"/>
          <w:szCs w:val="24"/>
        </w:rPr>
        <w:t>ር ማሳ ውስጥ 100 ሜትር ርዝመት ላለቸው ለእያንዳንዱ 500 መስመሮች</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0.</w:t>
      </w:r>
      <w:r>
        <w:rPr>
          <w:rFonts w:ascii="Power Geez Unicode1" w:hAnsi="Power Geez Unicode1" w:cs="Power Geez Unicode1"/>
          <w:sz w:val="24"/>
          <w:szCs w:val="24"/>
          <w:lang w:val="am-ET"/>
        </w:rPr>
        <w:t>15</w:t>
      </w:r>
      <w:r>
        <w:rPr>
          <w:rFonts w:ascii="Power Geez Unicode1" w:hAnsi="Power Geez Unicode1" w:cs="Power Geez Unicode1"/>
          <w:sz w:val="24"/>
          <w:szCs w:val="24"/>
        </w:rPr>
        <w:t xml:space="preserve"> ኪ/ግ ዩሪያ  ወይም ለአራት ሜትር ርቀ</w:t>
      </w:r>
      <w:r>
        <w:rPr>
          <w:rFonts w:ascii="Power Geez Unicode1" w:hAnsi="Power Geez Unicode1" w:cs="Power Geez Unicode1"/>
          <w:sz w:val="24"/>
          <w:szCs w:val="24"/>
          <w:lang w:val="am-ET"/>
        </w:rPr>
        <w:t xml:space="preserve">ት አንድ </w:t>
      </w:r>
      <w:r>
        <w:rPr>
          <w:rFonts w:ascii="Power Geez Unicode1" w:hAnsi="Power Geez Unicode1" w:cs="Power Geez Unicode1"/>
          <w:sz w:val="24"/>
          <w:szCs w:val="24"/>
        </w:rPr>
        <w:t>ቆርኪ</w:t>
      </w:r>
      <w:r>
        <w:rPr>
          <w:rFonts w:ascii="Power Geez Unicode1" w:hAnsi="Power Geez Unicode1" w:cs="Power Geez Unicode1"/>
          <w:sz w:val="24"/>
          <w:szCs w:val="24"/>
          <w:lang w:val="am-ET"/>
        </w:rPr>
        <w:t xml:space="preserve"> ከግማሽ </w:t>
      </w:r>
      <w:r>
        <w:rPr>
          <w:rFonts w:ascii="Power Geez Unicode1" w:hAnsi="Power Geez Unicode1" w:cs="Power Geez Unicode1"/>
          <w:sz w:val="24"/>
          <w:szCs w:val="24"/>
        </w:rPr>
        <w:t xml:space="preserve"> ዩሪያ ማዳበሪያ መጨመር ይገባል፡፡</w:t>
      </w:r>
    </w:p>
    <w:p w14:paraId="0FA184F0" w14:textId="77777777" w:rsidR="00496375" w:rsidRDefault="00496375">
      <w:pPr>
        <w:numPr>
          <w:ilvl w:val="1"/>
          <w:numId w:val="22"/>
        </w:numPr>
        <w:spacing w:after="0" w:line="360" w:lineRule="auto"/>
        <w:ind w:left="1134"/>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አንድ ሄክታር 10000 ሜትር ካሬ ሲሆን በመስመሮች መካከል ያለ ስፋት 20 ሳ.ሜ ነው፡፡</w:t>
      </w:r>
    </w:p>
    <w:p w14:paraId="4275A748" w14:textId="77777777" w:rsidR="00496375" w:rsidRDefault="00496375">
      <w:pPr>
        <w:numPr>
          <w:ilvl w:val="1"/>
          <w:numId w:val="22"/>
        </w:numPr>
        <w:spacing w:after="0" w:line="360" w:lineRule="auto"/>
        <w:ind w:left="1134"/>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 xml:space="preserve">በአንድ ሄ/ር የሚገኝ የመስመር ብዛት </w:t>
      </w:r>
      <w:r>
        <w:rPr>
          <w:rFonts w:ascii="Power Geez Unicode1" w:eastAsia="Times New Roman" w:hAnsi="Power Geez Unicode1" w:cs="Power Geez Unicode1"/>
          <w:color w:val="000000"/>
          <w:sz w:val="24"/>
          <w:szCs w:val="24"/>
        </w:rPr>
        <w:pict>
          <v:shape id="Picture 32" o:spid="_x0000_i1039" type="#_x0000_t75" style="width:90.6pt;height:20.7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DontCompress&quot;/&gt;&lt;w:documentProtection w:enforcement=&quot;off&quot;/&gt;&lt;w:doNotEmbedSystemFonts/&gt;&lt;w:defaultTabStop w:val=&quot;720&quot;/&gt;&lt;w:displayHorizontalDrawingGridEvery w:val=&quot;1&quot;/&gt;&lt;w:displayVerticalDrawingGridEvery w:val=&quot;1&quot;/&gt;&lt;w:compat&gt;&lt;w:doNotExpandShiftReturn/&gt;&lt;w:breakWrappedTables/&gt;&lt;w:dontGrowAutofit/&gt;&lt;/w:compat&gt;&lt;/w:docPr&gt;&lt;w:body&gt;&lt;wx:sect&gt;&lt;w:p&gt;&lt;m:oMathPara&gt;&lt;m:oMath&gt;&lt;m:r&gt;&lt;m:rPr&gt;&lt;m:sty m:val=&quot;p&quot;/&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100&lt;/m:t&gt;&lt;/m:r&gt;&lt;m:f&gt;&lt;m:fPr&gt;&lt;m:ctrlPr&gt;&lt;w:rPr&gt;&lt;w:rFonts w:ascii=&quot;Cambria Math&quot; w:h-ansi=&quot;Cambria Math&quot; w:fareast=&quot;Times New Roman&quot; w:cs=&quot;Power Geez Unicode1&quot; w:hint=&quot;default&quot;/&gt;&lt;w:color w:val=&quot;000000&quot;/&gt;&lt;w:sz w:val=&quot;24&quot;/&gt;&lt;w:sz-cs w:val=&quot;24&quot;/&gt;&lt;/w:rPr&gt;&lt;/m:ctrlPr&gt;&lt;/m:fPr&gt;&lt;m:num&gt;&lt;m:r&gt;&lt;m:rPr&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1&lt;/m:t&gt;&lt;/m:r&gt;&lt;m:ctrlPr&gt;&lt;w:rPr&gt;&lt;w:rFonts w:ascii=&quot;Cambria Math&quot; w:h-ansi=&quot;Cambria Math&quot; w:fareast=&quot;Times New Roman&quot; w:cs=&quot;Power Geez Unicode1&quot; w:hint=&quot;default&quot;/&gt;&lt;w:color w:val=&quot;000000&quot;/&gt;&lt;w:sz w:val=&quot;24&quot;/&gt;&lt;w:sz-cs w:val=&quot;24&quot;/&gt;&lt;/w:rPr&gt;&lt;/m:ctrlPr&gt;&lt;/m:num&gt;&lt;m:den&gt;&lt;m:r&gt;&lt;m:rPr&gt;&lt;m:sty m:val=&quot;p&quot;/&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0.20&lt;/m:t&gt;&lt;/m:r&gt;&lt;m:ctrlPr&gt;&lt;w:rPr&gt;&lt;w:rFonts w:ascii=&quot;Cambria Math&quot; w:h-ansi=&quot;Cambria Math&quot; w:fareast=&quot;Times New Roman&quot; w:cs=&quot;Power Geez Unicode1&quot; w:hint=&quot;default&quot;/&gt;&lt;w:color w:val=&quot;000000&quot;/&gt;&lt;w:sz w:val=&quot;24&quot;/&gt;&lt;w:sz-cs w:val=&quot;24&quot;/&gt;&lt;/w:rPr&gt;&lt;/m:ctrlPr&gt;&lt;/m:den&gt;&lt;/m:f&gt;&lt;m:r&gt;&lt;m:rPr&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áˆœ&lt;/m:t&gt;&lt;/m:r&gt;&lt;/m:oMath&gt;&lt;/m:oMathPara&gt;&lt;/w:p&gt;&lt;/wx:sect&gt;&lt;/w:body&gt;&lt;/w:wordDocument">
            <v:fill o:detectmouseclick="t"/>
            <v:imagedata r:id="rId22" o:title=""/>
            <o:lock v:ext="edit" aspectratio="f"/>
          </v:shape>
        </w:pict>
      </w:r>
      <w:r>
        <w:rPr>
          <w:rFonts w:ascii="Power Geez Unicode1" w:eastAsia="Times New Roman" w:hAnsi="Power Geez Unicode1" w:cs="Power Geez Unicode1"/>
          <w:color w:val="000000"/>
          <w:sz w:val="24"/>
          <w:szCs w:val="24"/>
        </w:rPr>
        <w:t xml:space="preserve"> = 500 መስመሮች ይኖራሉ</w:t>
      </w:r>
    </w:p>
    <w:p w14:paraId="369F428F" w14:textId="77777777" w:rsidR="00496375" w:rsidRDefault="00496375">
      <w:pPr>
        <w:numPr>
          <w:ilvl w:val="1"/>
          <w:numId w:val="22"/>
        </w:numPr>
        <w:spacing w:after="0" w:line="360" w:lineRule="auto"/>
        <w:ind w:left="1134"/>
        <w:jc w:val="both"/>
        <w:rPr>
          <w:rFonts w:ascii="Power Geez Unicode1" w:eastAsia="Times New Roman" w:hAnsi="Power Geez Unicode1" w:cs="Power Geez Unicode1"/>
          <w:color w:val="000000"/>
          <w:sz w:val="24"/>
          <w:szCs w:val="24"/>
        </w:rPr>
      </w:pPr>
      <w:bookmarkStart w:id="146" w:name="_Hlk147307051"/>
      <w:r>
        <w:rPr>
          <w:rFonts w:ascii="Power Geez Unicode1" w:eastAsia="Times New Roman" w:hAnsi="Power Geez Unicode1" w:cs="Power Geez Unicode1"/>
          <w:color w:val="000000"/>
          <w:sz w:val="24"/>
          <w:szCs w:val="24"/>
        </w:rPr>
        <w:t xml:space="preserve">ለአንድ ሄክታር 100 ኪ.ግ. NPS </w:t>
      </w:r>
      <w:r>
        <w:rPr>
          <w:rFonts w:ascii="Power Geez Unicode1" w:eastAsia="Times New Roman" w:hAnsi="Power Geez Unicode1" w:cs="Power Geez Unicode1"/>
          <w:color w:val="000000"/>
          <w:sz w:val="24"/>
          <w:szCs w:val="24"/>
          <w:lang w:val="am-ET"/>
        </w:rPr>
        <w:t>እና</w:t>
      </w:r>
      <w:r>
        <w:rPr>
          <w:rFonts w:ascii="Power Geez Unicode1" w:eastAsia="Times New Roman" w:hAnsi="Power Geez Unicode1" w:cs="Power Geez Unicode1"/>
          <w:color w:val="000000"/>
          <w:sz w:val="24"/>
          <w:szCs w:val="24"/>
        </w:rPr>
        <w:t xml:space="preserve"> 100 ኪ.ግ.</w:t>
      </w:r>
      <w:r>
        <w:rPr>
          <w:rFonts w:ascii="Nyala" w:eastAsia="Times New Roman" w:hAnsi="Power Geez Unicode1" w:cs="Power Geez Unicode1"/>
          <w:color w:val="000000"/>
          <w:sz w:val="24"/>
          <w:szCs w:val="24"/>
          <w:lang w:val="am-ET"/>
        </w:rPr>
        <w:t xml:space="preserve"> </w:t>
      </w:r>
      <w:r>
        <w:rPr>
          <w:rFonts w:ascii="Power Geez Unicode1" w:eastAsia="Times New Roman" w:hAnsi="Power Geez Unicode1" w:cs="Power Geez Unicode1"/>
          <w:color w:val="000000"/>
          <w:sz w:val="24"/>
          <w:szCs w:val="24"/>
        </w:rPr>
        <w:t>ዩሪያ</w:t>
      </w:r>
      <w:r>
        <w:rPr>
          <w:rFonts w:ascii="Power Geez Unicode1" w:eastAsia="Times New Roman" w:hAnsi="Power Geez Unicode1" w:cs="Power Geez Unicode1"/>
          <w:color w:val="000000"/>
          <w:sz w:val="24"/>
          <w:szCs w:val="24"/>
          <w:lang w:val="am-ET"/>
        </w:rPr>
        <w:t xml:space="preserve"> </w:t>
      </w:r>
      <w:r>
        <w:rPr>
          <w:rFonts w:ascii="Power Geez Unicode1" w:hAnsi="Power Geez Unicode1" w:cs="Power Geez Unicode1"/>
          <w:sz w:val="24"/>
          <w:szCs w:val="24"/>
        </w:rPr>
        <w:t xml:space="preserve">ማዳበሪያ </w:t>
      </w:r>
      <w:r>
        <w:rPr>
          <w:rFonts w:ascii="Power Geez Unicode1" w:eastAsia="Times New Roman" w:hAnsi="Power Geez Unicode1" w:cs="Power Geez Unicode1"/>
          <w:color w:val="000000"/>
          <w:sz w:val="24"/>
          <w:szCs w:val="24"/>
        </w:rPr>
        <w:t xml:space="preserve">ሲሆን </w:t>
      </w:r>
    </w:p>
    <w:p w14:paraId="16C933C8" w14:textId="77777777" w:rsidR="00496375" w:rsidRDefault="00496375">
      <w:pPr>
        <w:numPr>
          <w:ilvl w:val="1"/>
          <w:numId w:val="22"/>
        </w:numPr>
        <w:spacing w:after="0" w:line="360" w:lineRule="auto"/>
        <w:ind w:left="1134"/>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 xml:space="preserve">ለአንድ መስመር የሚያስፈልገው የማዳበሪያ መጠን እንደሚከተለው ይሆናል </w:t>
      </w:r>
      <w:r>
        <w:rPr>
          <w:rFonts w:ascii="Power Geez Unicode1" w:eastAsia="Times New Roman" w:hAnsi="Power Geez Unicode1" w:cs="Power Geez Unicode1"/>
          <w:color w:val="000000"/>
          <w:sz w:val="24"/>
          <w:szCs w:val="24"/>
        </w:rPr>
        <w:pict>
          <v:shape id="Picture 33" o:spid="_x0000_i1040" type="#_x0000_t75" style="width:97.2pt;height:24.9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DontCompress&quot;/&gt;&lt;w:documentProtection w:enforcement=&quot;off&quot;/&gt;&lt;w:doNotEmbedSystemFonts/&gt;&lt;w:defaultTabStop w:val=&quot;720&quot;/&gt;&lt;w:displayHorizontalDrawingGridEvery w:val=&quot;1&quot;/&gt;&lt;w:displayVerticalDrawingGridEvery w:val=&quot;1&quot;/&gt;&lt;w:compat&gt;&lt;w:doNotExpandShiftReturn/&gt;&lt;w:breakWrappedTables/&gt;&lt;w:dontGrowAutofit/&gt;&lt;/w:compat&gt;&lt;/w:docPr&gt;&lt;w:body&gt;&lt;wx:sect&gt;&lt;w:p&gt;&lt;m:oMathPara&gt;&lt;m:oMath&gt;&lt;m:f&gt;&lt;m:fPr&gt;&lt;m:ctrlPr&gt;&lt;w:rPr&gt;&lt;w:rFonts w:ascii=&quot;Cambria Math&quot; w:h-ansi=&quot;Cambria Math&quot; w:fareast=&quot;Times New Roman&quot; w:cs=&quot;Power Geez Unicode1&quot; w:hint=&quot;default&quot;/&gt;&lt;w:color w:val=&quot;000000&quot;/&gt;&lt;w:sz w:val=&quot;24&quot;/&gt;&lt;w:sz-cs w:val=&quot;24&quot;/&gt;&lt;/w:rPr&gt;&lt;/m:ctrlPr&gt;&lt;/m:fPr&gt;&lt;m:num&gt;&lt;m:r&gt;&lt;m:rPr&gt;&lt;m:sty m:val=&quot;p&quot;/&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100áŠª&lt;/m:t&gt;&lt;/m:r&gt;&lt;m:r&gt;&lt;m:rPr&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áŒ&lt;/m:t&gt;&lt;/m:r&gt;&lt;m:ctrlPr&gt;&lt;w:rPr&gt;&lt;w:rFonts w:ascii=&quot;Cambria Math&quot; w:h-ansi=&quot;Cambria Math&quot; w:fareast=&quot;Times New Roman&quot; w:cs=&quot;Power Geez Unicode1&quot; w:hint=&quot;default&quot;/&gt;&lt;w:color w:val=&quot;000000&quot;/&gt;&lt;w:sz w:val=&quot;24&quot;/&gt;&lt;w:sz-cs w:val=&quot;24&quot;/&gt;&lt;/w:rPr&gt;&lt;/m:ctrlPr&gt;&lt;/m:num&gt;&lt;m:den&gt;&lt;m:r&gt;&lt;m:rPr&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500 áˆ˜áˆµáˆ˜áˆ®á‰½&lt;/m:t&gt;&lt;/m:r&gt;&lt;m:ctrlPr&gt;&lt;w:rPr&gt;&lt;w:rFonts w:ascii=&quot;Cambria Math&quot; w:h-ansi=&quot;Cambria Math&quot; w:fareast=&quot;Times New Roman&quot; w:cs=&quot;Power Geez Unicode1&quot; w:hint=&quot;default&quot;/&gt;&lt;w:color w:val=&quot;000000&quot;/&gt;&lt;w:sz w:val=&quot;24&quot;/&gt;&lt;w:sz-cs w:val=&quot;24&quot;/&gt;&lt;/w:rPr&gt;&lt;/m:ctrlPr&gt;&lt;/m:den&gt;&lt;/m:f&gt;&lt;/m:oMath&gt;&lt;/m:oMathPara&gt;&lt;/w:p&gt;&lt;/wx:sect&gt;&lt;/w:body&gt;&lt;/w:wordDocument">
            <v:fill o:detectmouseclick="t"/>
            <v:imagedata r:id="rId23" o:title=""/>
            <o:lock v:ext="edit" aspectratio="f"/>
          </v:shape>
        </w:pict>
      </w:r>
      <w:r>
        <w:rPr>
          <w:rFonts w:ascii="Power Geez Unicode1" w:eastAsia="Times New Roman" w:hAnsi="Power Geez Unicode1" w:cs="Power Geez Unicode1"/>
          <w:color w:val="000000"/>
          <w:sz w:val="24"/>
          <w:szCs w:val="24"/>
        </w:rPr>
        <w:t xml:space="preserve"> = 200 ግራም NPS </w:t>
      </w:r>
      <w:r>
        <w:rPr>
          <w:rFonts w:ascii="Power Geez Unicode1" w:hAnsi="Power Geez Unicode1" w:cs="Power Geez Unicode1"/>
          <w:sz w:val="24"/>
          <w:szCs w:val="24"/>
        </w:rPr>
        <w:t xml:space="preserve">ማዳበሪያ አይነቶች </w:t>
      </w:r>
      <w:r>
        <w:rPr>
          <w:rFonts w:ascii="Nyala" w:eastAsia="Times New Roman" w:hAnsi="Power Geez Unicode1" w:cs="Power Geez Unicode1"/>
          <w:color w:val="000000"/>
          <w:sz w:val="24"/>
          <w:szCs w:val="24"/>
          <w:lang w:val="am-ET"/>
        </w:rPr>
        <w:t>እና</w:t>
      </w:r>
      <w:r>
        <w:rPr>
          <w:rFonts w:ascii="Power Geez Unicode1" w:eastAsia="Times New Roman" w:hAnsi="Power Geez Unicode1" w:cs="Power Geez Unicode1"/>
          <w:color w:val="000000"/>
          <w:sz w:val="24"/>
          <w:szCs w:val="24"/>
        </w:rPr>
        <w:t xml:space="preserve"> 200 ግራም</w:t>
      </w:r>
      <w:r>
        <w:rPr>
          <w:rFonts w:ascii="Nyala" w:eastAsia="Times New Roman" w:hAnsi="Power Geez Unicode1" w:cs="Power Geez Unicode1"/>
          <w:color w:val="000000"/>
          <w:sz w:val="24"/>
          <w:szCs w:val="24"/>
          <w:lang w:val="am-ET"/>
        </w:rPr>
        <w:t xml:space="preserve"> </w:t>
      </w:r>
      <w:r>
        <w:rPr>
          <w:rFonts w:ascii="Power Geez Unicode1" w:eastAsia="Times New Roman" w:hAnsi="Power Geez Unicode1" w:cs="Power Geez Unicode1"/>
          <w:color w:val="000000"/>
          <w:sz w:val="24"/>
          <w:szCs w:val="24"/>
        </w:rPr>
        <w:t>ዩሪያ ማዳበሪያ መጠቀም ይቻላል ይህም ማለት ለአንድ ሜትር መስመር የሚያስፈልገን የማዳበሪያ መጠን 2 ግራም (ግማሽ ቆርኪ) ይሆናል ማለት ነው፡፡</w:t>
      </w:r>
      <w:bookmarkEnd w:id="146"/>
    </w:p>
    <w:p w14:paraId="3FD42C3D" w14:textId="77777777" w:rsidR="00496375" w:rsidRDefault="00496375">
      <w:pPr>
        <w:numPr>
          <w:ilvl w:val="1"/>
          <w:numId w:val="22"/>
        </w:numPr>
        <w:spacing w:after="0" w:line="360" w:lineRule="auto"/>
        <w:ind w:left="1134"/>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ለአንድ ሄክታር 1</w:t>
      </w:r>
      <w:r>
        <w:rPr>
          <w:rFonts w:ascii="Power Geez Unicode1" w:eastAsia="Times New Roman" w:hAnsi="Power Geez Unicode1" w:cs="Power Geez Unicode1"/>
          <w:color w:val="000000"/>
          <w:sz w:val="24"/>
          <w:szCs w:val="24"/>
          <w:lang w:val="am-ET"/>
        </w:rPr>
        <w:t>50</w:t>
      </w:r>
      <w:r>
        <w:rPr>
          <w:rFonts w:ascii="Power Geez Unicode1" w:eastAsia="Times New Roman" w:hAnsi="Power Geez Unicode1" w:cs="Power Geez Unicode1"/>
          <w:color w:val="000000"/>
          <w:sz w:val="24"/>
          <w:szCs w:val="24"/>
        </w:rPr>
        <w:t xml:space="preserve"> ኪ.ግ. NPS </w:t>
      </w:r>
      <w:r>
        <w:rPr>
          <w:rFonts w:ascii="Power Geez Unicode1" w:hAnsi="Power Geez Unicode1" w:cs="Power Geez Unicode1"/>
          <w:sz w:val="24"/>
          <w:szCs w:val="24"/>
        </w:rPr>
        <w:t xml:space="preserve">ማዳበሪያ </w:t>
      </w:r>
      <w:r>
        <w:rPr>
          <w:rFonts w:ascii="Power Geez Unicode1" w:eastAsia="Times New Roman" w:hAnsi="Power Geez Unicode1" w:cs="Power Geez Unicode1"/>
          <w:color w:val="000000"/>
          <w:sz w:val="24"/>
          <w:szCs w:val="24"/>
        </w:rPr>
        <w:t xml:space="preserve">ወይም ዩሪያ </w:t>
      </w:r>
      <w:r>
        <w:rPr>
          <w:rFonts w:ascii="Power Geez Unicode1" w:eastAsia="Times New Roman" w:hAnsi="Power Geez Unicode1" w:cs="Power Geez Unicode1"/>
          <w:color w:val="000000"/>
          <w:sz w:val="24"/>
          <w:szCs w:val="24"/>
          <w:lang w:val="am-ET"/>
        </w:rPr>
        <w:t>ከሆነ ደግሞ ስሌቱ እንደሚከተለዉ ይሆናል፡፡</w:t>
      </w:r>
    </w:p>
    <w:p w14:paraId="49B1FCEC" w14:textId="77777777" w:rsidR="00496375" w:rsidRDefault="00496375">
      <w:pPr>
        <w:numPr>
          <w:ilvl w:val="1"/>
          <w:numId w:val="22"/>
        </w:numPr>
        <w:spacing w:after="0" w:line="360" w:lineRule="auto"/>
        <w:ind w:left="1134"/>
        <w:jc w:val="both"/>
        <w:rPr>
          <w:rFonts w:ascii="Power Geez Unicode1" w:eastAsia="Times New Roman" w:hAnsi="Power Geez Unicode1" w:cs="Power Geez Unicode1"/>
          <w:color w:val="000000"/>
          <w:sz w:val="24"/>
          <w:szCs w:val="24"/>
        </w:rPr>
      </w:pPr>
      <w:r>
        <w:rPr>
          <w:rFonts w:ascii="Power Geez Unicode1" w:eastAsia="Times New Roman" w:hAnsi="Power Geez Unicode1" w:cs="Power Geez Unicode1"/>
          <w:color w:val="000000"/>
          <w:sz w:val="24"/>
          <w:szCs w:val="24"/>
        </w:rPr>
        <w:t xml:space="preserve">ለአንድ መስመር የሚያስፈልገው መጠን </w:t>
      </w:r>
      <w:r>
        <w:rPr>
          <w:rFonts w:ascii="Power Geez Unicode1" w:eastAsia="Times New Roman" w:hAnsi="Power Geez Unicode1" w:cs="Power Geez Unicode1"/>
          <w:color w:val="000000"/>
          <w:sz w:val="24"/>
          <w:szCs w:val="24"/>
        </w:rPr>
        <w:pict>
          <v:shape id="Picture 34" o:spid="_x0000_i1041" type="#_x0000_t75" style="width:97.2pt;height:24.9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DontCompress&quot;/&gt;&lt;w:documentProtection w:enforcement=&quot;off&quot;/&gt;&lt;w:doNotEmbedSystemFonts/&gt;&lt;w:defaultTabStop w:val=&quot;720&quot;/&gt;&lt;w:displayHorizontalDrawingGridEvery w:val=&quot;1&quot;/&gt;&lt;w:displayVerticalDrawingGridEvery w:val=&quot;1&quot;/&gt;&lt;w:compat&gt;&lt;w:doNotExpandShiftReturn/&gt;&lt;w:breakWrappedTables/&gt;&lt;w:dontGrowAutofit/&gt;&lt;/w:compat&gt;&lt;/w:docPr&gt;&lt;w:body&gt;&lt;wx:sect&gt;&lt;w:p&gt;&lt;m:oMathPara&gt;&lt;m:oMath&gt;&lt;m:f&gt;&lt;m:fPr&gt;&lt;m:ctrlPr&gt;&lt;w:rPr&gt;&lt;w:rFonts w:ascii=&quot;Cambria Math&quot; w:h-ansi=&quot;Cambria Math&quot; w:fareast=&quot;Times New Roman&quot; w:cs=&quot;Power Geez Unicode1&quot; w:hint=&quot;default&quot;/&gt;&lt;w:color w:val=&quot;000000&quot;/&gt;&lt;w:sz w:val=&quot;24&quot;/&gt;&lt;w:sz-cs w:val=&quot;24&quot;/&gt;&lt;/w:rPr&gt;&lt;/m:ctrlPr&gt;&lt;/m:fPr&gt;&lt;m:num&gt;&lt;m:r&gt;&lt;m:rPr&gt;&lt;m:sty m:val=&quot;p&quot;/&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1&lt;/m:t&gt;&lt;/m:r&gt;&lt;m:r&gt;&lt;m:rPr&gt;&lt;m:sty m:val=&quot;p&quot;/&gt;&lt;m:scr m:val=&quot;roman&quot;/&gt;&lt;/m:rPr&gt;&lt;w:rPr&gt;&lt;w:rFonts w:ascii=&quot;Cambria Math&quot; w:h-ansi=&quot;Cambria Math&quot; w:fareast=&quot;Times New Roman&quot; w:cs=&quot;Power Geez Unicode1&quot; w:hint=&quot;default&quot;/&gt;&lt;w:color w:val=&quot;000000&quot;/&gt;&lt;w:sz w:val=&quot;24&quot;/&gt;&lt;w:sz-cs w:val=&quot;24&quot;/&gt;&lt;w:lang/&gt;&lt;/w:rPr&gt;&lt;m:t&gt;50&lt;/m:t&gt;&lt;/m:r&gt;&lt;m:r&gt;&lt;m:rPr&gt;&lt;m:sty m:val=&quot;p&quot;/&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áŠª&lt;/m:t&gt;&lt;/m:r&gt;&lt;m:r&gt;&lt;m:rPr&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áŒ&lt;/m:t&gt;&lt;/m:r&gt;&lt;m:ctrlPr&gt;&lt;w:rPr&gt;&lt;w:rFonts w:ascii=&quot;Cambria Math&quot; w:h-ansi=&quot;Cambria Math&quot; w:fareast=&quot;Times New Roman&quot; w:cs=&quot;Power Geez Unicode1&quot; w:hint=&quot;default&quot;/&gt;&lt;w:color w:val=&quot;000000&quot;/&gt;&lt;w:sz w:val=&quot;24&quot;/&gt;&lt;w:sz-cs w:val=&quot;24&quot;/&gt;&lt;/w:rPr&gt;&lt;/m:ctrlPr&gt;&lt;/m:num&gt;&lt;m:den&gt;&lt;m:r&gt;&lt;m:rPr&gt;&lt;m:scr m:val=&quot;roman&quot;/&gt;&lt;/m:rPr&gt;&lt;w:rPr&gt;&lt;w:rFonts w:ascii=&quot;Cambria Math&quot; w:h-ansi=&quot;Cambria Math&quot; w:fareast=&quot;Times New Roman&quot; w:cs=&quot;Power Geez Unicode1&quot; w:hint=&quot;default&quot;/&gt;&lt;w:color w:val=&quot;000000&quot;/&gt;&lt;w:sz w:val=&quot;24&quot;/&gt;&lt;w:sz-cs w:val=&quot;24&quot;/&gt;&lt;/w:rPr&gt;&lt;m:t&gt;500 áˆ˜áˆµáˆ˜áˆ®á‰½&lt;/m:t&gt;&lt;/m:r&gt;&lt;m:ctrlPr&gt;&lt;w:rPr&gt;&lt;w:rFonts w:ascii=&quot;Cambria Math&quot; w:h-ansi=&quot;Cambria Math&quot; w:fareast=&quot;Times New Roman&quot; w:cs=&quot;Power Geez Unicode1&quot; w:hint=&quot;default&quot;/&gt;&lt;w:color w:val=&quot;000000&quot;/&gt;&lt;w:sz w:val=&quot;24&quot;/&gt;&lt;w:sz-cs w:val=&quot;24&quot;/&gt;&lt;/w:rPr&gt;&lt;/m:ctrlPr&gt;&lt;/m:den&gt;&lt;/m:f&gt;&lt;/m:oMath&gt;&lt;/m:oMathPara&gt;&lt;/w:p&gt;&lt;/wx:sect&gt;&lt;/w:body&gt;&lt;/w:wordDocument">
            <v:fill o:detectmouseclick="t"/>
            <v:imagedata r:id="rId24" o:title=""/>
            <o:lock v:ext="edit" aspectratio="f"/>
          </v:shape>
        </w:pict>
      </w:r>
      <w:r>
        <w:rPr>
          <w:rFonts w:ascii="Power Geez Unicode1" w:eastAsia="Times New Roman" w:hAnsi="Power Geez Unicode1" w:cs="Power Geez Unicode1"/>
          <w:color w:val="000000"/>
          <w:sz w:val="24"/>
          <w:szCs w:val="24"/>
        </w:rPr>
        <w:t xml:space="preserve"> = </w:t>
      </w:r>
      <w:r>
        <w:rPr>
          <w:rFonts w:ascii="Power Geez Unicode1" w:eastAsia="Times New Roman" w:hAnsi="Power Geez Unicode1" w:cs="Power Geez Unicode1"/>
          <w:color w:val="000000"/>
          <w:sz w:val="24"/>
          <w:szCs w:val="24"/>
          <w:lang w:val="am-ET"/>
        </w:rPr>
        <w:t>3</w:t>
      </w:r>
      <w:r>
        <w:rPr>
          <w:rFonts w:ascii="Power Geez Unicode1" w:eastAsia="Times New Roman" w:hAnsi="Power Geez Unicode1" w:cs="Power Geez Unicode1"/>
          <w:color w:val="000000"/>
          <w:sz w:val="24"/>
          <w:szCs w:val="24"/>
        </w:rPr>
        <w:t>00 ግራም NPS ወይም ዩሪያ ማዳበሪያ መጠቀም ይቻላል</w:t>
      </w:r>
      <w:r>
        <w:rPr>
          <w:rFonts w:ascii="Power Geez Unicode1" w:eastAsia="Times New Roman" w:hAnsi="Power Geez Unicode1" w:cs="Power Geez Unicode1"/>
          <w:color w:val="000000"/>
          <w:sz w:val="24"/>
          <w:szCs w:val="24"/>
          <w:lang w:val="am-ET"/>
        </w:rPr>
        <w:t>፡፡</w:t>
      </w:r>
      <w:r>
        <w:rPr>
          <w:rFonts w:ascii="Power Geez Unicode1" w:eastAsia="Times New Roman" w:hAnsi="Power Geez Unicode1" w:cs="Power Geez Unicode1"/>
          <w:color w:val="000000"/>
          <w:sz w:val="24"/>
          <w:szCs w:val="24"/>
        </w:rPr>
        <w:t xml:space="preserve"> ይህም ማለት ለአንድ ሜትር መስመር የሚያስፈልገ</w:t>
      </w:r>
      <w:r>
        <w:rPr>
          <w:rFonts w:ascii="Power Geez Unicode1" w:eastAsia="Times New Roman" w:hAnsi="Power Geez Unicode1" w:cs="Power Geez Unicode1"/>
          <w:color w:val="000000"/>
          <w:sz w:val="24"/>
          <w:szCs w:val="24"/>
          <w:lang w:val="am-ET"/>
        </w:rPr>
        <w:t>ው</w:t>
      </w:r>
      <w:r>
        <w:rPr>
          <w:rFonts w:ascii="Power Geez Unicode1" w:eastAsia="Times New Roman" w:hAnsi="Power Geez Unicode1" w:cs="Power Geez Unicode1"/>
          <w:color w:val="000000"/>
          <w:sz w:val="24"/>
          <w:szCs w:val="24"/>
        </w:rPr>
        <w:t xml:space="preserve"> የማዳበሪያ መጠን </w:t>
      </w:r>
      <w:r>
        <w:rPr>
          <w:rFonts w:ascii="Power Geez Unicode1" w:eastAsia="Times New Roman" w:hAnsi="Power Geez Unicode1" w:cs="Power Geez Unicode1"/>
          <w:color w:val="000000"/>
          <w:sz w:val="24"/>
          <w:szCs w:val="24"/>
          <w:lang w:val="am-ET"/>
        </w:rPr>
        <w:t xml:space="preserve">3 </w:t>
      </w:r>
      <w:r>
        <w:rPr>
          <w:rFonts w:ascii="Power Geez Unicode1" w:eastAsia="Times New Roman" w:hAnsi="Power Geez Unicode1" w:cs="Power Geez Unicode1"/>
          <w:color w:val="000000"/>
          <w:sz w:val="24"/>
          <w:szCs w:val="24"/>
        </w:rPr>
        <w:t>ግራም (</w:t>
      </w:r>
      <w:r>
        <w:rPr>
          <w:rFonts w:ascii="Power Geez Unicode1" w:eastAsia="Times New Roman" w:hAnsi="Power Geez Unicode1" w:cs="Power Geez Unicode1"/>
          <w:color w:val="000000"/>
          <w:sz w:val="24"/>
          <w:szCs w:val="24"/>
          <w:lang w:val="am-ET"/>
        </w:rPr>
        <w:t xml:space="preserve">3/4ኛ </w:t>
      </w:r>
      <w:r>
        <w:rPr>
          <w:rFonts w:ascii="Power Geez Unicode1" w:eastAsia="Times New Roman" w:hAnsi="Power Geez Unicode1" w:cs="Power Geez Unicode1"/>
          <w:color w:val="000000"/>
          <w:sz w:val="24"/>
          <w:szCs w:val="24"/>
        </w:rPr>
        <w:t>ቆርኪ) ይሆናል ማለት ነው፡፡</w:t>
      </w:r>
    </w:p>
    <w:p w14:paraId="4C40BEA1" w14:textId="77777777" w:rsidR="00496375" w:rsidRDefault="00496375">
      <w:pPr>
        <w:rPr>
          <w:rFonts w:ascii="Power Geez Unicode1" w:hAnsi="Power Geez Unicode1" w:cs="Power Geez Unicode1"/>
          <w:b/>
          <w:bCs/>
          <w:sz w:val="24"/>
          <w:szCs w:val="24"/>
        </w:rPr>
      </w:pPr>
      <w:bookmarkStart w:id="147" w:name="_Toc406798892"/>
      <w:bookmarkStart w:id="148" w:name="_Toc380268656"/>
    </w:p>
    <w:p w14:paraId="6ADDF89B" w14:textId="77777777" w:rsidR="00496375" w:rsidRDefault="00496375">
      <w:pPr>
        <w:spacing w:after="120" w:line="360" w:lineRule="auto"/>
        <w:rPr>
          <w:rFonts w:ascii="Power Geez Unicode1" w:hAnsi="Power Geez Unicode1" w:cs="Power Geez Unicode1"/>
          <w:b/>
          <w:bCs/>
          <w:sz w:val="24"/>
          <w:szCs w:val="24"/>
        </w:rPr>
      </w:pPr>
      <w:bookmarkStart w:id="149" w:name="_Toc406798894"/>
      <w:bookmarkStart w:id="150" w:name="_Toc380268658"/>
      <w:bookmarkEnd w:id="147"/>
      <w:bookmarkEnd w:id="148"/>
      <w:r>
        <w:rPr>
          <w:rFonts w:ascii="Power Geez Unicode1" w:hAnsi="Power Geez Unicode1" w:cs="Power Geez Unicode1"/>
          <w:b/>
          <w:bCs/>
          <w:sz w:val="24"/>
          <w:szCs w:val="24"/>
        </w:rPr>
        <w:t>በማዛመት ለሚተከል ጤፍ የማዳበሪያ መጠንና አደራረግ</w:t>
      </w:r>
    </w:p>
    <w:p w14:paraId="60975582" w14:textId="77777777" w:rsidR="00496375" w:rsidRDefault="00496375">
      <w:pPr>
        <w:spacing w:after="120" w:line="360" w:lineRule="auto"/>
        <w:contextualSpacing/>
        <w:jc w:val="both"/>
        <w:rPr>
          <w:rFonts w:ascii="Power Geez Unicode1" w:hAnsi="Power Geez Unicode1" w:cs="Power Geez Unicode1"/>
          <w:sz w:val="24"/>
          <w:szCs w:val="24"/>
        </w:rPr>
      </w:pPr>
      <w:r>
        <w:rPr>
          <w:rFonts w:ascii="Power Geez Unicode1" w:hAnsi="Power Geez Unicode1" w:cs="Power Geez Unicode1"/>
          <w:sz w:val="24"/>
          <w:szCs w:val="24"/>
          <w:lang w:val="am-ET"/>
        </w:rPr>
        <w:t>የ</w:t>
      </w:r>
      <w:r>
        <w:rPr>
          <w:rFonts w:ascii="Power Geez Unicode1" w:hAnsi="Power Geez Unicode1" w:cs="Power Geez Unicode1"/>
          <w:sz w:val="24"/>
          <w:szCs w:val="24"/>
        </w:rPr>
        <w:t xml:space="preserve">NPS ማዳበሪያ 100 ኪ.ግ በሄ/ር ሂሳብ ችግኙ በሚተከልበት ጉድጓዶች ውስጥ አስቀድሞ </w:t>
      </w:r>
      <w:r>
        <w:rPr>
          <w:rFonts w:ascii="Power Geez Unicode1" w:hAnsi="Power Geez Unicode1" w:cs="Power Geez Unicode1"/>
          <w:sz w:val="24"/>
          <w:szCs w:val="24"/>
          <w:lang w:val="am-ET"/>
        </w:rPr>
        <w:t>በ</w:t>
      </w:r>
      <w:r>
        <w:rPr>
          <w:rFonts w:ascii="Power Geez Unicode1" w:hAnsi="Power Geez Unicode1" w:cs="Power Geez Unicode1"/>
          <w:sz w:val="24"/>
          <w:szCs w:val="24"/>
        </w:rPr>
        <w:t xml:space="preserve">መጨመር ማዳበሪያው በሚገባ </w:t>
      </w:r>
      <w:r>
        <w:rPr>
          <w:rFonts w:ascii="Power Geez Unicode1" w:hAnsi="Power Geez Unicode1" w:cs="Power Geez Unicode1"/>
          <w:sz w:val="24"/>
          <w:szCs w:val="24"/>
          <w:lang w:val="am-ET"/>
        </w:rPr>
        <w:t xml:space="preserve">በአፈር </w:t>
      </w:r>
      <w:r>
        <w:rPr>
          <w:rFonts w:ascii="Power Geez Unicode1" w:hAnsi="Power Geez Unicode1" w:cs="Power Geez Unicode1"/>
          <w:sz w:val="24"/>
          <w:szCs w:val="24"/>
        </w:rPr>
        <w:t>መሸፈን አለበት።</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ዩሪያ 100 ኪ.ግ በሄ/ር ሂሳብ በሁለት </w:t>
      </w:r>
      <w:r>
        <w:rPr>
          <w:rFonts w:ascii="Power Geez Unicode1" w:hAnsi="Power Geez Unicode1" w:cs="Power Geez Unicode1"/>
          <w:sz w:val="24"/>
          <w:szCs w:val="24"/>
          <w:lang w:val="am-ET"/>
        </w:rPr>
        <w:t xml:space="preserve">ቦታ </w:t>
      </w:r>
      <w:r>
        <w:rPr>
          <w:rFonts w:ascii="Power Geez Unicode1" w:hAnsi="Power Geez Unicode1" w:cs="Power Geez Unicode1"/>
          <w:sz w:val="24"/>
          <w:szCs w:val="24"/>
        </w:rPr>
        <w:t xml:space="preserve">እኩል ተከፍሎ አንዱ እጅ ችግኙ ከተዛመተና </w:t>
      </w:r>
      <w:r>
        <w:rPr>
          <w:rFonts w:ascii="Power Geez Unicode1" w:hAnsi="Power Geez Unicode1" w:cs="Power Geez Unicode1"/>
          <w:sz w:val="24"/>
          <w:szCs w:val="24"/>
          <w:lang w:val="am-ET"/>
        </w:rPr>
        <w:t>መጽደቁ</w:t>
      </w:r>
      <w:r>
        <w:rPr>
          <w:rFonts w:ascii="Power Geez Unicode1" w:hAnsi="Power Geez Unicode1" w:cs="Power Geez Unicode1"/>
          <w:sz w:val="24"/>
          <w:szCs w:val="24"/>
        </w:rPr>
        <w:t xml:space="preserve"> በትክክል እንደተረጋገጠ (ከ7-10 ቀን ውስጥ)</w:t>
      </w:r>
      <w:r>
        <w:rPr>
          <w:rFonts w:ascii="Power Geez Unicode1" w:hAnsi="Power Geez Unicode1" w:cs="Power Geez Unicode1"/>
          <w:sz w:val="24"/>
          <w:szCs w:val="24"/>
          <w:lang w:val="am-ET"/>
        </w:rPr>
        <w:t xml:space="preserve"> በ</w:t>
      </w:r>
      <w:r>
        <w:rPr>
          <w:rFonts w:ascii="Power Geez Unicode1" w:hAnsi="Power Geez Unicode1" w:cs="Power Geez Unicode1"/>
          <w:sz w:val="24"/>
          <w:szCs w:val="24"/>
        </w:rPr>
        <w:t>ችግ</w:t>
      </w:r>
      <w:r>
        <w:rPr>
          <w:rFonts w:ascii="Power Geez Unicode1" w:hAnsi="Power Geez Unicode1" w:cs="Power Geez Unicode1"/>
          <w:sz w:val="24"/>
          <w:szCs w:val="24"/>
          <w:lang w:val="am-ET"/>
        </w:rPr>
        <w:t>ኙ</w:t>
      </w:r>
      <w:r>
        <w:rPr>
          <w:rFonts w:ascii="Power Geez Unicode1" w:hAnsi="Power Geez Unicode1" w:cs="Power Geez Unicode1"/>
          <w:sz w:val="24"/>
          <w:szCs w:val="24"/>
        </w:rPr>
        <w:t xml:space="preserve"> አጠገብ በእንጨት ወጋ</w:t>
      </w:r>
      <w:r>
        <w:rPr>
          <w:rFonts w:ascii="Power Geez Unicode1" w:hAnsi="Power Geez Unicode1" w:cs="Power Geez Unicode1"/>
          <w:sz w:val="24"/>
          <w:szCs w:val="24"/>
          <w:lang w:val="am-ET"/>
        </w:rPr>
        <w:t xml:space="preserve"> ወጋ</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እያደረጉ</w:t>
      </w:r>
      <w:r>
        <w:rPr>
          <w:rFonts w:ascii="Power Geez Unicode1" w:hAnsi="Power Geez Unicode1" w:cs="Power Geez Unicode1"/>
          <w:sz w:val="24"/>
          <w:szCs w:val="24"/>
        </w:rPr>
        <w:t xml:space="preserve"> ጨምሮ አፈር ማልበስ ነው፡፡ ሁለተኛው ግማሽ ደግሞ ችግኙ ከተተከለ ከ30-35 ቀን ውስጥ እንደ መጀመሪያው ዙር ከጤፉ አጠገብ (በጎን በኩል/side dress) መሬቱን በእንጨት ወጋ </w:t>
      </w:r>
      <w:r>
        <w:rPr>
          <w:rFonts w:ascii="Power Geez Unicode1" w:hAnsi="Power Geez Unicode1" w:cs="Power Geez Unicode1"/>
          <w:sz w:val="24"/>
          <w:szCs w:val="24"/>
          <w:lang w:val="am-ET"/>
        </w:rPr>
        <w:t>ወጋ እያደረጉ</w:t>
      </w:r>
      <w:r>
        <w:rPr>
          <w:rFonts w:ascii="Power Geez Unicode1" w:hAnsi="Power Geez Unicode1" w:cs="Power Geez Unicode1"/>
          <w:sz w:val="24"/>
          <w:szCs w:val="24"/>
        </w:rPr>
        <w:t xml:space="preserve"> ጨምሮ አፈር ማልበስ ነው፡፡ ዩሪያ ማዳበሪያ የሚጨመረው ማሳውን ከአረም ነፃ በማድረግና የአፈሩ እርጥበት በአስተማማኝ ደረጃ በሚገኝበት ሰዓት </w:t>
      </w:r>
      <w:r>
        <w:rPr>
          <w:rFonts w:ascii="Power Geez Unicode1" w:hAnsi="Power Geez Unicode1" w:cs="Power Geez Unicode1"/>
          <w:sz w:val="24"/>
          <w:szCs w:val="24"/>
          <w:lang w:val="am-ET"/>
        </w:rPr>
        <w:t>ነው</w:t>
      </w:r>
      <w:r>
        <w:rPr>
          <w:rFonts w:ascii="Power Geez Unicode1" w:hAnsi="Power Geez Unicode1" w:cs="Power Geez Unicode1"/>
          <w:sz w:val="24"/>
          <w:szCs w:val="24"/>
        </w:rPr>
        <w:t>።</w:t>
      </w:r>
    </w:p>
    <w:p w14:paraId="28B8382A" w14:textId="77777777" w:rsidR="00496375" w:rsidRDefault="00496375">
      <w:pPr>
        <w:spacing w:before="140" w:after="0" w:line="360" w:lineRule="auto"/>
        <w:jc w:val="both"/>
        <w:rPr>
          <w:rFonts w:ascii="Power Geez Unicode1" w:eastAsia="Serif" w:hAnsi="Power Geez Unicode1" w:cs="Power Geez Unicode1"/>
          <w:b/>
          <w:sz w:val="24"/>
          <w:szCs w:val="24"/>
          <w:lang w:val="en-GB" w:eastAsia="en-GB"/>
        </w:rPr>
      </w:pPr>
    </w:p>
    <w:p w14:paraId="3E4F783A" w14:textId="77777777" w:rsidR="00496375" w:rsidRDefault="00496375">
      <w:pPr>
        <w:spacing w:before="140" w:after="0" w:line="360" w:lineRule="auto"/>
        <w:jc w:val="both"/>
        <w:rPr>
          <w:rFonts w:ascii="Power Geez Unicode1" w:eastAsia="Serif" w:hAnsi="Power Geez Unicode1" w:cs="Power Geez Unicode1"/>
          <w:sz w:val="24"/>
          <w:szCs w:val="24"/>
          <w:lang w:val="en-GB" w:eastAsia="en-GB"/>
        </w:rPr>
      </w:pPr>
      <w:r>
        <w:rPr>
          <w:rFonts w:ascii="Power Geez Unicode1" w:eastAsia="Serif" w:hAnsi="Power Geez Unicode1" w:cs="Power Geez Unicode1"/>
          <w:b/>
          <w:sz w:val="24"/>
          <w:szCs w:val="24"/>
          <w:lang w:val="en-GB" w:eastAsia="en-GB"/>
        </w:rPr>
        <w:t>ስ</w:t>
      </w:r>
      <w:r>
        <w:rPr>
          <w:rFonts w:ascii="Nyala" w:eastAsia="Serif" w:hAnsi="Power Geez Unicode1" w:cs="Power Geez Unicode1"/>
          <w:b/>
          <w:sz w:val="24"/>
          <w:szCs w:val="24"/>
          <w:lang w:val="am-ET" w:eastAsia="en-GB"/>
        </w:rPr>
        <w:t>ሌ</w:t>
      </w:r>
      <w:r>
        <w:rPr>
          <w:rFonts w:ascii="Power Geez Unicode1" w:eastAsia="Serif" w:hAnsi="Power Geez Unicode1" w:cs="Power Geez Unicode1"/>
          <w:b/>
          <w:sz w:val="24"/>
          <w:szCs w:val="24"/>
          <w:lang w:val="en-GB" w:eastAsia="en-GB"/>
        </w:rPr>
        <w:t xml:space="preserve">ት </w:t>
      </w:r>
    </w:p>
    <w:p w14:paraId="09C4222A" w14:textId="77777777" w:rsidR="00496375" w:rsidRDefault="00496375">
      <w:pPr>
        <w:numPr>
          <w:ilvl w:val="0"/>
          <w:numId w:val="23"/>
        </w:numPr>
        <w:spacing w:after="0" w:line="360" w:lineRule="auto"/>
        <w:ind w:left="723" w:hanging="283"/>
        <w:jc w:val="both"/>
        <w:rPr>
          <w:rFonts w:ascii="Power Geez Unicode1" w:eastAsia="SimSun" w:hAnsi="Power Geez Unicode1" w:cs="Power Geez Unicode1"/>
          <w:sz w:val="24"/>
          <w:szCs w:val="24"/>
        </w:rPr>
      </w:pPr>
      <w:r>
        <w:rPr>
          <w:rFonts w:ascii="Power Geez Unicode1" w:eastAsia="SimSun" w:hAnsi="Power Geez Unicode1" w:cs="Power Geez Unicode1"/>
          <w:sz w:val="24"/>
          <w:szCs w:val="24"/>
        </w:rPr>
        <w:t>አንድ ሄ/ር 10000 ካሬ ሜትር ነው (100 ሜ x 100ሜ)</w:t>
      </w:r>
    </w:p>
    <w:p w14:paraId="445F579C" w14:textId="77777777" w:rsidR="00496375" w:rsidRDefault="00496375">
      <w:pPr>
        <w:numPr>
          <w:ilvl w:val="0"/>
          <w:numId w:val="23"/>
        </w:numPr>
        <w:spacing w:after="0" w:line="360" w:lineRule="auto"/>
        <w:ind w:left="723" w:hanging="283"/>
        <w:jc w:val="both"/>
        <w:rPr>
          <w:rFonts w:ascii="Power Geez Unicode1" w:eastAsia="SimSun" w:hAnsi="Power Geez Unicode1" w:cs="Power Geez Unicode1"/>
          <w:sz w:val="24"/>
          <w:szCs w:val="24"/>
        </w:rPr>
      </w:pPr>
      <w:r>
        <w:rPr>
          <w:rFonts w:ascii="Power Geez Unicode1" w:eastAsia="SimSun" w:hAnsi="Power Geez Unicode1" w:cs="Power Geez Unicode1"/>
          <w:sz w:val="24"/>
          <w:szCs w:val="24"/>
        </w:rPr>
        <w:t xml:space="preserve">በመስመሮች መካከል ያለው ስፋት 20 ሳንቲ ሜትር ሲሆን በተክሎች መካከል </w:t>
      </w:r>
      <w:r>
        <w:rPr>
          <w:rFonts w:ascii="Power Geez Unicode1" w:eastAsia="SimSun" w:hAnsi="Power Geez Unicode1" w:cs="Power Geez Unicode1"/>
          <w:sz w:val="24"/>
          <w:szCs w:val="24"/>
          <w:lang w:val="am-ET"/>
        </w:rPr>
        <w:t xml:space="preserve">ደግሞ </w:t>
      </w:r>
      <w:r>
        <w:rPr>
          <w:rFonts w:ascii="Power Geez Unicode1" w:eastAsia="SimSun" w:hAnsi="Power Geez Unicode1" w:cs="Power Geez Unicode1"/>
          <w:sz w:val="24"/>
          <w:szCs w:val="24"/>
        </w:rPr>
        <w:t>10 ሳንቲ ሜትር</w:t>
      </w:r>
      <w:r>
        <w:rPr>
          <w:rFonts w:ascii="Power Geez Unicode1" w:eastAsia="SimSun" w:hAnsi="Power Geez Unicode1" w:cs="Power Geez Unicode1"/>
          <w:sz w:val="24"/>
          <w:szCs w:val="24"/>
          <w:lang w:val="am-ET"/>
        </w:rPr>
        <w:t xml:space="preserve"> ነው፡፡</w:t>
      </w:r>
      <w:r>
        <w:rPr>
          <w:rFonts w:ascii="Power Geez Unicode1" w:eastAsia="SimSun" w:hAnsi="Power Geez Unicode1" w:cs="Power Geez Unicode1"/>
          <w:sz w:val="24"/>
          <w:szCs w:val="24"/>
        </w:rPr>
        <w:t xml:space="preserve"> </w:t>
      </w:r>
    </w:p>
    <w:p w14:paraId="18B0D7E9" w14:textId="77777777" w:rsidR="00496375" w:rsidRDefault="00496375">
      <w:pPr>
        <w:numPr>
          <w:ilvl w:val="3"/>
          <w:numId w:val="24"/>
        </w:numPr>
        <w:spacing w:after="0" w:line="360" w:lineRule="auto"/>
        <w:ind w:left="943" w:hanging="283"/>
        <w:jc w:val="both"/>
        <w:rPr>
          <w:rFonts w:ascii="Power Geez Unicode1" w:eastAsia="SimSun" w:hAnsi="Power Geez Unicode1" w:cs="Power Geez Unicode1"/>
          <w:sz w:val="24"/>
          <w:szCs w:val="24"/>
        </w:rPr>
      </w:pPr>
      <w:r>
        <w:rPr>
          <w:rFonts w:ascii="Power Geez Unicode1" w:eastAsia="SimSun" w:hAnsi="Power Geez Unicode1" w:cs="Power Geez Unicode1"/>
          <w:sz w:val="24"/>
          <w:szCs w:val="24"/>
        </w:rPr>
        <w:t xml:space="preserve">የመስመሮችን ብዛት ለማወቅ 100 ሜትርን በ 20 ሳ.ሜ ማካፈል = </w:t>
      </w:r>
      <w:r>
        <w:rPr>
          <w:rFonts w:ascii="Power Geez Unicode1" w:eastAsia="SimSun" w:hAnsi="Power Geez Unicode1" w:cs="Power Geez Unicode1"/>
          <w:sz w:val="24"/>
          <w:szCs w:val="24"/>
        </w:rPr>
        <w:pict>
          <v:shape id="Picture 35" o:spid="_x0000_i1042" type="#_x0000_t75" style="width:63.3pt;height:25.2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DontCompress&quot;/&gt;&lt;w:documentProtection w:enforcement=&quot;off&quot;/&gt;&lt;w:doNotEmbedSystemFonts/&gt;&lt;w:defaultTabStop w:val=&quot;720&quot;/&gt;&lt;w:displayHorizontalDrawingGridEvery w:val=&quot;1&quot;/&gt;&lt;w:displayVerticalDrawingGridEvery w:val=&quot;1&quot;/&gt;&lt;w:compat&gt;&lt;w:doNotExpandShiftReturn/&gt;&lt;w:breakWrappedTables/&gt;&lt;w:dontGrowAutofit/&gt;&lt;/w:compat&gt;&lt;/w:docPr&gt;&lt;w:body&gt;&lt;wx:sect&gt;&lt;w:p&gt;&lt;m:oMathPara&gt;&lt;m:oMath&gt;&lt;m:f&gt;&lt;m:fPr&gt;&lt;m:ctrlPr&gt;&lt;w:rPr&gt;&lt;w:rFonts w:ascii=&quot;Cambria Math&quot; w:h-ansi=&quot;Cambria Math&quot; w:fareast=&quot;SimSun&quot; w:cs=&quot;Power Geez Unicode1&quot; w:hint=&quot;default&quot;/&gt;&lt;w:sz w:val=&quot;24&quot;/&gt;&lt;w:sz-cs w:val=&quot;24&quot;/&gt;&lt;/w:rPr&gt;&lt;/m:ctrlPr&gt;&lt;/m:fPr&gt;&lt;m:num&gt;&lt;m:d&gt;&lt;m:dPr&gt;&lt;m:ctrlPr&gt;&lt;w:rPr&gt;&lt;w:rFonts w:ascii=&quot;Cambria Math&quot; w:h-ansi=&quot;Cambria Math&quot; w:fareast=&quot;SimSun&quot; w:cs=&quot;Power Geez Unicode1&quot; w:hint=&quot;default&quot;/&gt;&lt;w:sz w:val=&quot;24&quot;/&gt;&lt;w:sz-cs w:val=&quot;24&quot;/&gt;&lt;/w:rPr&gt;&lt;/m:ctrlPr&gt;&lt;/m:dPr&gt;&lt;m:e&gt;&lt;m:r&gt;&lt;m:rPr&gt;&lt;m:scr m:val=&quot;roman&quot;/&gt;&lt;/m:rPr&gt;&lt;w:rPr&gt;&lt;w:rFonts w:ascii=&quot;Cambria Math&quot; w:h-ansi=&quot;Cambria Math&quot; w:fareast=&quot;SimSun&quot; w:cs=&quot;Power Geez Unicode1&quot; w:hint=&quot;default&quot;/&gt;&lt;w:sz w:val=&quot;24&quot;/&gt;&lt;w:sz-cs w:val=&quot;24&quot;/&gt;&lt;/w:rPr&gt;&lt;m:t&gt;100áˆœ&lt;/m:t&gt;&lt;/m:r&gt;&lt;m:ctrlPr&gt;&lt;w:rPr&gt;&lt;w:rFonts w:ascii=&quot;Cambria Math&quot; w:h-ansi=&quot;Cambria Math&quot; w:fareast=&quot;SimSun&quot; w:cs=&quot;Power Geez Unicode1&quot; w:hint=&quot;default&quot;/&gt;&lt;w:sz w:val=&quot;24&quot;/&gt;&lt;w:sz-cs w:val=&quot;24&quot;/&gt;&lt;/w:rPr&gt;&lt;/m:ctrlPr&gt;&lt;/m:e&gt;&lt;/m:d&gt;&lt;m:ctrlPr&gt;&lt;w:rPr&gt;&lt;w:rFonts w:ascii=&quot;Cambria Math&quot; w:h-ansi=&quot;Cambria Math&quot; w:fareast=&quot;SimSun&quot; w:cs=&quot;Power Geez Unicode1&quot; w:hint=&quot;default&quot;/&gt;&lt;w:sz w:val=&quot;24&quot;/&gt;&lt;w:sz-cs w:val=&quot;24&quot;/&gt;&lt;/w:rPr&gt;&lt;/m:ctrlPr&gt;&lt;/m:num&gt;&lt;m:den&gt;&lt;m:r&gt;&lt;m:rPr&gt;&lt;m:scr m:val=&quot;roman&quot;/&gt;&lt;/m:rPr&gt;&lt;w:rPr&gt;&lt;w:rFonts w:ascii=&quot;Cambria Math&quot; w:h-ansi=&quot;Cambria Math&quot; w:fareast=&quot;SimSun&quot; w:cs=&quot;Power Geez Unicode1&quot; w:hint=&quot;default&quot;/&gt;&lt;w:sz w:val=&quot;24&quot;/&gt;&lt;w:sz-cs w:val=&quot;24&quot;/&gt;&lt;/w:rPr&gt;&lt;m:t&gt;0.20áˆœ&lt;/m:t&gt;&lt;/m:r&gt;&lt;m:ctrlPr&gt;&lt;w:rPr&gt;&lt;w:rFonts w:ascii=&quot;Cambria Math&quot; w:h-ansi=&quot;Cambria Math&quot; w:fareast=&quot;SimSun&quot; w:cs=&quot;Power Geez Unicode1&quot; w:hint=&quot;default&quot;/&gt;&lt;w:sz w:val=&quot;24&quot;/&gt;&lt;w:sz-cs w:val=&quot;24&quot;/&gt;&lt;/w:rPr&gt;&lt;/m:ctrlPr&gt;&lt;/m:den&gt;&lt;/m:f&gt;&lt;/m:oMath&gt;&lt;/m:oMathPara&gt;&lt;/w:p&gt;&lt;/wx:sect&gt;&lt;/w:body&gt;&lt;/w:wordDocument">
            <v:fill o:detectmouseclick="t"/>
            <v:imagedata r:id="rId25" o:title=""/>
            <o:lock v:ext="edit" aspectratio="f"/>
          </v:shape>
        </w:pict>
      </w:r>
      <w:r>
        <w:rPr>
          <w:rFonts w:ascii="Power Geez Unicode1" w:eastAsia="SimSun" w:hAnsi="Power Geez Unicode1" w:cs="Power Geez Unicode1"/>
          <w:sz w:val="24"/>
          <w:szCs w:val="24"/>
        </w:rPr>
        <w:t xml:space="preserve"> = 500 </w:t>
      </w:r>
    </w:p>
    <w:p w14:paraId="5357D01F" w14:textId="77777777" w:rsidR="00496375" w:rsidRDefault="00496375">
      <w:pPr>
        <w:numPr>
          <w:ilvl w:val="3"/>
          <w:numId w:val="24"/>
        </w:numPr>
        <w:spacing w:after="0" w:line="360" w:lineRule="auto"/>
        <w:ind w:left="943" w:hanging="283"/>
        <w:jc w:val="both"/>
        <w:rPr>
          <w:rFonts w:ascii="Power Geez Unicode1" w:eastAsia="SimSun" w:hAnsi="Power Geez Unicode1" w:cs="Power Geez Unicode1"/>
          <w:sz w:val="24"/>
          <w:szCs w:val="24"/>
        </w:rPr>
      </w:pPr>
      <w:r>
        <w:rPr>
          <w:rFonts w:ascii="Power Geez Unicode1" w:eastAsia="SimSun" w:hAnsi="Power Geez Unicode1" w:cs="Power Geez Unicode1"/>
          <w:sz w:val="24"/>
          <w:szCs w:val="24"/>
        </w:rPr>
        <w:t>በተክሎች መካካል ያለው ስፋት 10 ሳንቲ</w:t>
      </w:r>
      <w:r>
        <w:rPr>
          <w:rFonts w:ascii="Power Geez Unicode1" w:eastAsia="SimSun" w:hAnsi="Power Geez Unicode1" w:cs="Power Geez Unicode1"/>
          <w:sz w:val="24"/>
          <w:szCs w:val="24"/>
          <w:lang w:val="am-ET"/>
        </w:rPr>
        <w:t xml:space="preserve"> </w:t>
      </w:r>
      <w:r>
        <w:rPr>
          <w:rFonts w:ascii="Power Geez Unicode1" w:eastAsia="SimSun" w:hAnsi="Power Geez Unicode1" w:cs="Power Geez Unicode1"/>
          <w:sz w:val="24"/>
          <w:szCs w:val="24"/>
        </w:rPr>
        <w:t xml:space="preserve">ሜትር ሲሆን በአንድ መስመር ውስጥ ያለውን የተክል ብዛት ለማወቅ 100 ሜትርን በ 0.10 ሜትር ማካፈል =  </w:t>
      </w:r>
      <w:r>
        <w:rPr>
          <w:rFonts w:ascii="Power Geez Unicode1" w:eastAsia="SimSun" w:hAnsi="Power Geez Unicode1" w:cs="Power Geez Unicode1"/>
          <w:sz w:val="24"/>
          <w:szCs w:val="24"/>
        </w:rPr>
        <w:pict>
          <v:shape id="Picture 36" o:spid="_x0000_i1043" type="#_x0000_t75" style="width:63.3pt;height:25.2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DontCompress&quot;/&gt;&lt;w:documentProtection w:enforcement=&quot;off&quot;/&gt;&lt;w:doNotEmbedSystemFonts/&gt;&lt;w:defaultTabStop w:val=&quot;720&quot;/&gt;&lt;w:displayHorizontalDrawingGridEvery w:val=&quot;1&quot;/&gt;&lt;w:displayVerticalDrawingGridEvery w:val=&quot;1&quot;/&gt;&lt;w:compat&gt;&lt;w:doNotExpandShiftReturn/&gt;&lt;w:breakWrappedTables/&gt;&lt;w:dontGrowAutofit/&gt;&lt;/w:compat&gt;&lt;/w:docPr&gt;&lt;w:body&gt;&lt;wx:sect&gt;&lt;w:p&gt;&lt;m:oMathPara&gt;&lt;m:oMath&gt;&lt;m:f&gt;&lt;m:fPr&gt;&lt;m:ctrlPr&gt;&lt;w:rPr&gt;&lt;w:rFonts w:ascii=&quot;Cambria Math&quot; w:h-ansi=&quot;Cambria Math&quot; w:fareast=&quot;SimSun&quot; w:cs=&quot;Power Geez Unicode1&quot; w:hint=&quot;default&quot;/&gt;&lt;w:sz w:val=&quot;24&quot;/&gt;&lt;w:sz-cs w:val=&quot;24&quot;/&gt;&lt;/w:rPr&gt;&lt;/m:ctrlPr&gt;&lt;/m:fPr&gt;&lt;m:num&gt;&lt;m:d&gt;&lt;m:dPr&gt;&lt;m:ctrlPr&gt;&lt;w:rPr&gt;&lt;w:rFonts w:ascii=&quot;Cambria Math&quot; w:h-ansi=&quot;Cambria Math&quot; w:fareast=&quot;SimSun&quot; w:cs=&quot;Power Geez Unicode1&quot; w:hint=&quot;default&quot;/&gt;&lt;w:sz w:val=&quot;24&quot;/&gt;&lt;w:sz-cs w:val=&quot;24&quot;/&gt;&lt;/w:rPr&gt;&lt;/m:ctrlPr&gt;&lt;/m:dPr&gt;&lt;m:e&gt;&lt;m:r&gt;&lt;m:rPr&gt;&lt;m:scr m:val=&quot;roman&quot;/&gt;&lt;/m:rPr&gt;&lt;w:rPr&gt;&lt;w:rFonts w:ascii=&quot;Cambria Math&quot; w:h-ansi=&quot;Cambria Math&quot; w:fareast=&quot;SimSun&quot; w:cs=&quot;Power Geez Unicode1&quot; w:hint=&quot;default&quot;/&gt;&lt;w:sz w:val=&quot;24&quot;/&gt;&lt;w:sz-cs w:val=&quot;24&quot;/&gt;&lt;/w:rPr&gt;&lt;m:t&gt;100áˆœ&lt;/m:t&gt;&lt;/m:r&gt;&lt;m:ctrlPr&gt;&lt;w:rPr&gt;&lt;w:rFonts w:ascii=&quot;Cambria Math&quot; w:h-ansi=&quot;Cambria Math&quot; w:fareast=&quot;SimSun&quot; w:cs=&quot;Power Geez Unicode1&quot; w:hint=&quot;default&quot;/&gt;&lt;w:sz w:val=&quot;24&quot;/&gt;&lt;w:sz-cs w:val=&quot;24&quot;/&gt;&lt;/w:rPr&gt;&lt;/m:ctrlPr&gt;&lt;/m:e&gt;&lt;/m:d&gt;&lt;m:ctrlPr&gt;&lt;w:rPr&gt;&lt;w:rFonts w:ascii=&quot;Cambria Math&quot; w:h-ansi=&quot;Cambria Math&quot; w:fareast=&quot;SimSun&quot; w:cs=&quot;Power Geez Unicode1&quot; w:hint=&quot;default&quot;/&gt;&lt;w:sz w:val=&quot;24&quot;/&gt;&lt;w:sz-cs w:val=&quot;24&quot;/&gt;&lt;/w:rPr&gt;&lt;/m:ctrlPr&gt;&lt;/m:num&gt;&lt;m:den&gt;&lt;m:r&gt;&lt;m:rPr&gt;&lt;m:scr m:val=&quot;roman&quot;/&gt;&lt;/m:rPr&gt;&lt;w:rPr&gt;&lt;w:rFonts w:ascii=&quot;Cambria Math&quot; w:h-ansi=&quot;Cambria Math&quot; w:fareast=&quot;SimSun&quot; w:cs=&quot;Power Geez Unicode1&quot; w:hint=&quot;default&quot;/&gt;&lt;w:sz w:val=&quot;24&quot;/&gt;&lt;w:sz-cs w:val=&quot;24&quot;/&gt;&lt;/w:rPr&gt;&lt;m:t&gt;0.10 áˆœ&lt;/m:t&gt;&lt;/m:r&gt;&lt;m:ctrlPr&gt;&lt;w:rPr&gt;&lt;w:rFonts w:ascii=&quot;Cambria Math&quot; w:h-ansi=&quot;Cambria Math&quot; w:fareast=&quot;SimSun&quot; w:cs=&quot;Power Geez Unicode1&quot; w:hint=&quot;default&quot;/&gt;&lt;w:sz w:val=&quot;24&quot;/&gt;&lt;w:sz-cs w:val=&quot;24&quot;/&gt;&lt;/w:rPr&gt;&lt;/m:ctrlPr&gt;&lt;/m:den&gt;&lt;/m:f&gt;&lt;/m:oMath&gt;&lt;/m:oMathPara&gt;&lt;/w:p&gt;&lt;/wx:sect&gt;&lt;/w:body&gt;&lt;/w:wordDocument">
            <v:fill o:detectmouseclick="t"/>
            <v:imagedata r:id="rId26" o:title=""/>
            <o:lock v:ext="edit" aspectratio="f"/>
          </v:shape>
        </w:pict>
      </w:r>
      <w:r>
        <w:rPr>
          <w:rFonts w:ascii="Power Geez Unicode1" w:eastAsia="SimSun" w:hAnsi="Power Geez Unicode1" w:cs="Power Geez Unicode1"/>
          <w:sz w:val="24"/>
          <w:szCs w:val="24"/>
        </w:rPr>
        <w:t>=1000 ነው</w:t>
      </w:r>
    </w:p>
    <w:p w14:paraId="6AD8243A" w14:textId="77777777" w:rsidR="00496375" w:rsidRDefault="00496375">
      <w:pPr>
        <w:numPr>
          <w:ilvl w:val="0"/>
          <w:numId w:val="25"/>
        </w:numPr>
        <w:spacing w:after="0" w:line="360" w:lineRule="auto"/>
        <w:ind w:left="1134"/>
        <w:jc w:val="both"/>
        <w:rPr>
          <w:rFonts w:ascii="Power Geez Unicode1" w:eastAsia="SimSun" w:hAnsi="Power Geez Unicode1" w:cs="Power Geez Unicode1"/>
          <w:sz w:val="24"/>
          <w:szCs w:val="24"/>
        </w:rPr>
      </w:pPr>
      <w:r>
        <w:rPr>
          <w:rFonts w:ascii="Power Geez Unicode1" w:eastAsia="SimSun" w:hAnsi="Power Geez Unicode1" w:cs="Power Geez Unicode1"/>
          <w:sz w:val="24"/>
          <w:szCs w:val="24"/>
        </w:rPr>
        <w:t>ስለዚህ በሄ/ር የሚኖረው የመትከያ ጉድጓድ ብዛት 500 x</w:t>
      </w:r>
      <w:r>
        <w:rPr>
          <w:rFonts w:ascii="Power Geez Unicode1" w:eastAsia="SimSun" w:hAnsi="Power Geez Unicode1" w:cs="Power Geez Unicode1"/>
          <w:sz w:val="24"/>
          <w:szCs w:val="24"/>
          <w:lang w:val="am-ET"/>
        </w:rPr>
        <w:t xml:space="preserve"> </w:t>
      </w:r>
      <w:r>
        <w:rPr>
          <w:rFonts w:ascii="Power Geez Unicode1" w:eastAsia="SimSun" w:hAnsi="Power Geez Unicode1" w:cs="Power Geez Unicode1"/>
          <w:sz w:val="24"/>
          <w:szCs w:val="24"/>
        </w:rPr>
        <w:t>1 000 = 500,000</w:t>
      </w:r>
    </w:p>
    <w:p w14:paraId="00F2C5A7" w14:textId="77777777" w:rsidR="00496375" w:rsidRDefault="00496375">
      <w:pPr>
        <w:numPr>
          <w:ilvl w:val="0"/>
          <w:numId w:val="25"/>
        </w:numPr>
        <w:spacing w:after="0" w:line="360" w:lineRule="auto"/>
        <w:ind w:left="1134"/>
        <w:jc w:val="both"/>
        <w:rPr>
          <w:rFonts w:ascii="Power Geez Unicode1" w:eastAsia="SimSun" w:hAnsi="Power Geez Unicode1" w:cs="Power Geez Unicode1"/>
          <w:sz w:val="24"/>
          <w:szCs w:val="24"/>
        </w:rPr>
      </w:pPr>
      <w:r>
        <w:rPr>
          <w:rFonts w:ascii="Power Geez Unicode1" w:eastAsia="SimSun" w:hAnsi="Power Geez Unicode1" w:cs="Power Geez Unicode1"/>
          <w:sz w:val="24"/>
          <w:szCs w:val="24"/>
        </w:rPr>
        <w:t>ለአንድ የመትከያ ጉድጓድ የሚያስፈልግ የማዳበሪያ መጠን እንደሚከተለው ይሰላል</w:t>
      </w:r>
      <w:r>
        <w:rPr>
          <w:rFonts w:ascii="Power Geez Unicode1" w:eastAsia="SimSun" w:hAnsi="Power Geez Unicode1" w:cs="Power Geez Unicode1"/>
          <w:sz w:val="24"/>
          <w:szCs w:val="24"/>
          <w:lang w:val="am-ET"/>
        </w:rPr>
        <w:t>፡፡</w:t>
      </w:r>
    </w:p>
    <w:p w14:paraId="7C953F74" w14:textId="77777777" w:rsidR="00496375" w:rsidRDefault="00496375">
      <w:pPr>
        <w:numPr>
          <w:ilvl w:val="0"/>
          <w:numId w:val="25"/>
        </w:numPr>
        <w:spacing w:after="0" w:line="360" w:lineRule="auto"/>
        <w:ind w:left="1134"/>
        <w:jc w:val="both"/>
        <w:rPr>
          <w:rFonts w:ascii="Power Geez Unicode1" w:eastAsia="SimSun" w:hAnsi="Power Geez Unicode1" w:cs="Power Geez Unicode1"/>
          <w:sz w:val="24"/>
          <w:szCs w:val="24"/>
        </w:rPr>
      </w:pPr>
      <w:r>
        <w:rPr>
          <w:rFonts w:ascii="Power Geez Unicode1" w:eastAsia="SimSun" w:hAnsi="Power Geez Unicode1" w:cs="Power Geez Unicode1"/>
          <w:sz w:val="24"/>
          <w:szCs w:val="24"/>
        </w:rPr>
        <w:t>100 ኪ.ግ/500,000 የጉድጓድ ብዛት = 0.0002 ኪ.ግ ሲሆን በ1000 ግራም በማባዛት 0.2 ግራም ለአንድ ጉድጓድ የሚጨመር ይሆናል፡፡ አንድ ቆርኪ 4 ግራም የሚ</w:t>
      </w:r>
      <w:r>
        <w:rPr>
          <w:rFonts w:ascii="Power Geez Unicode1" w:eastAsia="SimSun" w:hAnsi="Power Geez Unicode1" w:cs="Power Geez Unicode1"/>
          <w:sz w:val="24"/>
          <w:szCs w:val="24"/>
          <w:lang w:val="am-ET"/>
        </w:rPr>
        <w:t xml:space="preserve">መዝን </w:t>
      </w:r>
      <w:r>
        <w:rPr>
          <w:rFonts w:ascii="Power Geez Unicode1" w:eastAsia="SimSun" w:hAnsi="Power Geez Unicode1" w:cs="Power Geez Unicode1"/>
          <w:sz w:val="24"/>
          <w:szCs w:val="24"/>
        </w:rPr>
        <w:t>ሲሆን ይህን ለማዳረስ ይቻል ዘንድ በሚከተለው ስሌት መሰረት መጠቀም ያስፈልጋል::</w:t>
      </w:r>
    </w:p>
    <w:p w14:paraId="04B0304B" w14:textId="77777777" w:rsidR="00496375" w:rsidRDefault="00496375">
      <w:pPr>
        <w:numPr>
          <w:ilvl w:val="0"/>
          <w:numId w:val="26"/>
        </w:numPr>
        <w:spacing w:after="0" w:line="360" w:lineRule="auto"/>
        <w:ind w:left="1418" w:hanging="283"/>
        <w:jc w:val="both"/>
        <w:rPr>
          <w:rFonts w:ascii="Power Geez Unicode1" w:eastAsia="SimSun" w:hAnsi="Power Geez Unicode1" w:cs="Power Geez Unicode1"/>
          <w:sz w:val="24"/>
          <w:szCs w:val="24"/>
        </w:rPr>
      </w:pPr>
      <w:r>
        <w:rPr>
          <w:rFonts w:ascii="Power Geez Unicode1" w:eastAsia="SimSun" w:hAnsi="Power Geez Unicode1" w:cs="Power Geez Unicode1"/>
          <w:sz w:val="24"/>
          <w:szCs w:val="24"/>
        </w:rPr>
        <w:t xml:space="preserve">ለአንድ ጉድጓድ 0.2 ግራም ማዳበሪያ ካስፈለገ 4ቱ ግራም ለስንት ጉድጓድ እንደሚበቃ ሲሰላ </w:t>
      </w:r>
      <w:r>
        <w:rPr>
          <w:rFonts w:ascii="Power Geez Unicode1" w:eastAsia="SimSun" w:hAnsi="Power Geez Unicode1" w:cs="Power Geez Unicode1"/>
          <w:sz w:val="24"/>
          <w:szCs w:val="24"/>
        </w:rPr>
        <w:pict>
          <v:shape id="Picture 37" o:spid="_x0000_i1044" type="#_x0000_t75" style="width:107.4pt;height:24.9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DontCompress&quot;/&gt;&lt;w:documentProtection w:enforcement=&quot;off&quot;/&gt;&lt;w:doNotEmbedSystemFonts/&gt;&lt;w:defaultTabStop w:val=&quot;720&quot;/&gt;&lt;w:displayHorizontalDrawingGridEvery w:val=&quot;1&quot;/&gt;&lt;w:displayVerticalDrawingGridEvery w:val=&quot;1&quot;/&gt;&lt;w:compat&gt;&lt;w:doNotExpandShiftReturn/&gt;&lt;w:breakWrappedTables/&gt;&lt;w:dontGrowAutofit/&gt;&lt;/w:compat&gt;&lt;/w:docPr&gt;&lt;w:body&gt;&lt;wx:sect&gt;&lt;w:p&gt;&lt;m:oMathPara&gt;&lt;m:oMath&gt;&lt;m:r&gt;&lt;m:rPr&gt;&lt;m:scr m:val=&quot;roman&quot;/&gt;&lt;/m:rPr&gt;&lt;w:rPr&gt;&lt;w:rFonts w:ascii=&quot;Cambria Math&quot; w:h-ansi=&quot;Cambria Math&quot; w:fareast=&quot;SimSun&quot; w:cs=&quot;Power Geez Unicode1&quot; w:hint=&quot;default&quot;/&gt;&lt;w:sz w:val=&quot;24&quot;/&gt;&lt;w:sz-cs w:val=&quot;24&quot;/&gt;&lt;/w:rPr&gt;&lt;m:t&gt;(&lt;/m:t&gt;&lt;/m:r&gt;&lt;m:f&gt;&lt;m:fPr&gt;&lt;m:ctrlPr&gt;&lt;w:rPr&gt;&lt;w:rFonts w:ascii=&quot;Cambria Math&quot; w:h-ansi=&quot;Cambria Math&quot; w:fareast=&quot;SimSun&quot; w:cs=&quot;Power Geez Unicode1&quot; w:hint=&quot;default&quot;/&gt;&lt;w:sz w:val=&quot;24&quot;/&gt;&lt;w:sz-cs w:val=&quot;24&quot;/&gt;&lt;/w:rPr&gt;&lt;/m:ctrlPr&gt;&lt;/m:fPr&gt;&lt;m:num&gt;&lt;m:r&gt;&lt;m:rPr&gt;&lt;m:sty m:val=&quot;p&quot;/&gt;&lt;m:scr m:val=&quot;roman&quot;/&gt;&lt;/m:rPr&gt;&lt;w:rPr&gt;&lt;w:rFonts w:ascii=&quot;Cambria Math&quot; w:h-ansi=&quot;Cambria Math&quot; w:fareast=&quot;SimSun&quot; w:cs=&quot;Power Geez Unicode1&quot; w:hint=&quot;default&quot;/&gt;&lt;w:sz w:val=&quot;24&quot;/&gt;&lt;w:sz-cs w:val=&quot;24&quot;/&gt;&lt;/w:rPr&gt;&lt;m:t&gt;4 áŒáˆ«áˆ&lt;/m:t&gt;&lt;/m:r&gt;&lt;m:ctrlPr&gt;&lt;w:rPr&gt;&lt;w:rFonts w:ascii=&quot;Cambria Math&quot; w:h-ansi=&quot;Cambria Math&quot; w:fareast=&quot;SimSun&quot; w:cs=&quot;Power Geez Unicode1&quot; w:hint=&quot;default&quot;/&gt;&lt;w:sz w:val=&quot;24&quot;/&gt;&lt;w:sz-cs w:val=&quot;24&quot;/&gt;&lt;/w:rPr&gt;&lt;/m:ctrlPr&gt;&lt;/m:num&gt;&lt;m:den&gt;&lt;m:r&gt;&lt;m:rPr&gt;&lt;m:scr m:val=&quot;roman&quot;/&gt;&lt;/m:rPr&gt;&lt;w:rPr&gt;&lt;w:rFonts w:ascii=&quot;Cambria Math&quot; w:h-ansi=&quot;Cambria Math&quot; w:fareast=&quot;SimSun&quot; w:cs=&quot;Power Geez Unicode1&quot; w:hint=&quot;default&quot;/&gt;&lt;w:sz w:val=&quot;24&quot;/&gt;&lt;w:sz-cs w:val=&quot;24&quot;/&gt;&lt;/w:rPr&gt;&lt;m:t&gt;0.2áŒáˆ«áˆ&lt;/m:t&gt;&lt;/m:r&gt;&lt;m:ctrlPr&gt;&lt;w:rPr&gt;&lt;w:rFonts w:ascii=&quot;Cambria Math&quot; w:h-ansi=&quot;Cambria Math&quot; w:fareast=&quot;SimSun&quot; w:cs=&quot;Power Geez Unicode1&quot; w:hint=&quot;default&quot;/&gt;&lt;w:sz w:val=&quot;24&quot;/&gt;&lt;w:sz-cs w:val=&quot;24&quot;/&gt;&lt;/w:rPr&gt;&lt;/m:ctrlPr&gt;&lt;/m:den&gt;&lt;/m:f&gt;&lt;m:r&gt;&lt;m:rPr&gt;&lt;m:scr m:val=&quot;roman&quot;/&gt;&lt;/m:rPr&gt;&lt;w:rPr&gt;&lt;w:rFonts w:ascii=&quot;Cambria Math&quot; w:h-ansi=&quot;Cambria Math&quot; w:fareast=&quot;SimSun&quot; w:cs=&quot;Power Geez Unicode1&quot; w:hint=&quot;default&quot;/&gt;&lt;w:sz w:val=&quot;24&quot;/&gt;&lt;w:sz-cs w:val=&quot;24&quot;/&gt;&lt;/w:rPr&gt;&lt;m:t&gt;)&lt;/m:t&gt;&lt;/m:r&gt;&lt;/m:oMath&gt;&lt;/m:oMathPara&gt;&lt;/w:p&gt;&lt;/wx:sect&gt;&lt;/w:body&gt;&lt;/w:wordDocument">
            <v:fill o:detectmouseclick="t"/>
            <v:imagedata r:id="rId27" o:title=""/>
            <o:lock v:ext="edit" aspectratio="f"/>
          </v:shape>
        </w:pict>
      </w:r>
      <w:r>
        <w:rPr>
          <w:rFonts w:ascii="Power Geez Unicode1" w:eastAsia="SimSun" w:hAnsi="Power Geez Unicode1" w:cs="Power Geez Unicode1"/>
          <w:sz w:val="24"/>
          <w:szCs w:val="24"/>
        </w:rPr>
        <w:t xml:space="preserve">= ለ20 ጉድጓድ በቂ </w:t>
      </w:r>
      <w:r>
        <w:rPr>
          <w:rFonts w:ascii="Power Geez Unicode1" w:eastAsia="SimSun" w:hAnsi="Power Geez Unicode1" w:cs="Power Geez Unicode1"/>
          <w:sz w:val="24"/>
          <w:szCs w:val="24"/>
          <w:lang w:val="am-ET"/>
        </w:rPr>
        <w:t>ነው</w:t>
      </w:r>
      <w:r>
        <w:rPr>
          <w:rFonts w:ascii="Power Geez Unicode1" w:eastAsia="SimSun" w:hAnsi="Power Geez Unicode1" w:cs="Power Geez Unicode1"/>
          <w:sz w:val="24"/>
          <w:szCs w:val="24"/>
        </w:rPr>
        <w:t>::</w:t>
      </w:r>
    </w:p>
    <w:p w14:paraId="76396284" w14:textId="77777777" w:rsidR="00496375" w:rsidRDefault="00496375">
      <w:pPr>
        <w:spacing w:after="0" w:line="360" w:lineRule="auto"/>
        <w:ind w:left="1418"/>
        <w:jc w:val="both"/>
        <w:rPr>
          <w:rFonts w:ascii="Power Geez Unicode1" w:eastAsia="SimSun" w:hAnsi="Power Geez Unicode1" w:cs="Power Geez Unicode1"/>
          <w:sz w:val="24"/>
          <w:szCs w:val="24"/>
        </w:rPr>
      </w:pPr>
    </w:p>
    <w:p w14:paraId="128567C7" w14:textId="77777777" w:rsidR="00496375" w:rsidRDefault="00496375">
      <w:pPr>
        <w:pStyle w:val="Heading1"/>
        <w:rPr>
          <w:rFonts w:ascii="Power Geez Unicode1" w:hAnsi="Power Geez Unicode1" w:cs="Power Geez Unicode1"/>
        </w:rPr>
      </w:pPr>
      <w:bookmarkStart w:id="151" w:name="_Toc147653062"/>
      <w:bookmarkStart w:id="152" w:name="_Toc406798895"/>
      <w:bookmarkStart w:id="153" w:name="_Toc15730"/>
      <w:bookmarkStart w:id="154" w:name="_Toc17478"/>
      <w:bookmarkStart w:id="155" w:name="_Toc16264"/>
      <w:bookmarkStart w:id="156" w:name="_Toc6795"/>
      <w:bookmarkStart w:id="157" w:name="_Toc491"/>
      <w:bookmarkStart w:id="158" w:name="_Toc15722"/>
      <w:bookmarkStart w:id="159" w:name="_Toc31234"/>
      <w:bookmarkEnd w:id="149"/>
      <w:bookmarkEnd w:id="150"/>
      <w:r>
        <w:rPr>
          <w:rFonts w:ascii="Power Geez Unicode1" w:hAnsi="Power Geez Unicode1" w:cs="Power Geez Unicode1"/>
          <w:lang w:val="am-ET"/>
        </w:rPr>
        <w:t xml:space="preserve">7. የጤፍ </w:t>
      </w:r>
      <w:r>
        <w:rPr>
          <w:rFonts w:ascii="Power Geez Unicode1" w:hAnsi="Power Geez Unicode1" w:cs="Power Geez Unicode1"/>
        </w:rPr>
        <w:t>የአመራረት ስርዓት /cropping system</w:t>
      </w:r>
      <w:bookmarkEnd w:id="151"/>
      <w:bookmarkEnd w:id="152"/>
      <w:bookmarkEnd w:id="153"/>
      <w:bookmarkEnd w:id="154"/>
      <w:bookmarkEnd w:id="155"/>
      <w:bookmarkEnd w:id="156"/>
      <w:bookmarkEnd w:id="157"/>
      <w:bookmarkEnd w:id="158"/>
      <w:bookmarkEnd w:id="159"/>
    </w:p>
    <w:p w14:paraId="22EB00A8" w14:textId="77777777" w:rsidR="00496375" w:rsidRDefault="00496375">
      <w:pPr>
        <w:pStyle w:val="Heading2"/>
        <w:rPr>
          <w:rFonts w:ascii="Power Geez Unicode1" w:hAnsi="Power Geez Unicode1" w:cs="Power Geez Unicode1"/>
        </w:rPr>
      </w:pPr>
      <w:bookmarkStart w:id="160" w:name="_Toc406798896"/>
      <w:bookmarkStart w:id="161" w:name="_Toc147653063"/>
      <w:bookmarkStart w:id="162" w:name="_Toc8800"/>
      <w:bookmarkStart w:id="163" w:name="_Toc19632"/>
      <w:bookmarkStart w:id="164" w:name="_Toc21447"/>
      <w:bookmarkStart w:id="165" w:name="_Toc12801"/>
      <w:bookmarkStart w:id="166" w:name="_Toc32762"/>
      <w:bookmarkStart w:id="167" w:name="_Toc18897"/>
      <w:bookmarkStart w:id="168" w:name="_Toc12840"/>
      <w:r>
        <w:rPr>
          <w:rFonts w:ascii="Power Geez Unicode1" w:hAnsi="Power Geez Unicode1" w:cs="Power Geez Unicode1"/>
          <w:lang w:val="am-ET"/>
        </w:rPr>
        <w:t xml:space="preserve">7.1. </w:t>
      </w:r>
      <w:r>
        <w:rPr>
          <w:rFonts w:ascii="Power Geez Unicode1" w:hAnsi="Power Geez Unicode1" w:cs="Power Geez Unicode1"/>
        </w:rPr>
        <w:t>ሰብል</w:t>
      </w:r>
      <w:r>
        <w:rPr>
          <w:rFonts w:ascii="Power Geez Unicode1" w:hAnsi="Power Geez Unicode1" w:cs="Power Geez Unicode1"/>
          <w:lang w:val="am-ET"/>
        </w:rPr>
        <w:t xml:space="preserve"> </w:t>
      </w:r>
      <w:r>
        <w:rPr>
          <w:rFonts w:ascii="Power Geez Unicode1" w:hAnsi="Power Geez Unicode1" w:cs="Power Geez Unicode1"/>
        </w:rPr>
        <w:t>ፈረቃ</w:t>
      </w:r>
      <w:bookmarkEnd w:id="160"/>
      <w:bookmarkEnd w:id="161"/>
      <w:r>
        <w:rPr>
          <w:rFonts w:ascii="Power Geez Unicode1" w:hAnsi="Power Geez Unicode1" w:cs="Power Geez Unicode1"/>
        </w:rPr>
        <w:t xml:space="preserve"> </w:t>
      </w:r>
      <w:r>
        <w:rPr>
          <w:rFonts w:ascii="Power Geez Unicode1" w:hAnsi="Power Geez Unicode1" w:cs="Power Geez Unicode1"/>
          <w:lang w:val="am-ET"/>
        </w:rPr>
        <w:t>እና ጥምር ደን</w:t>
      </w:r>
      <w:bookmarkEnd w:id="162"/>
      <w:bookmarkEnd w:id="163"/>
      <w:bookmarkEnd w:id="164"/>
      <w:bookmarkEnd w:id="165"/>
      <w:bookmarkEnd w:id="166"/>
      <w:bookmarkEnd w:id="167"/>
      <w:bookmarkEnd w:id="168"/>
    </w:p>
    <w:p w14:paraId="2C84EBD3"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የጤፍ </w:t>
      </w:r>
      <w:r>
        <w:rPr>
          <w:rFonts w:ascii="Power Geez Unicode1" w:hAnsi="Power Geez Unicode1" w:cs="Power Geez Unicode1"/>
          <w:sz w:val="24"/>
          <w:szCs w:val="24"/>
          <w:lang w:val="am-ET"/>
        </w:rPr>
        <w:t>ሰብልን</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ከጥራጥሬና የቅባት ሰብሎች </w:t>
      </w:r>
      <w:r>
        <w:rPr>
          <w:rFonts w:ascii="Power Geez Unicode1" w:hAnsi="Power Geez Unicode1" w:cs="Power Geez Unicode1"/>
          <w:sz w:val="24"/>
          <w:szCs w:val="24"/>
        </w:rPr>
        <w:t xml:space="preserve">ጋር </w:t>
      </w:r>
      <w:r>
        <w:rPr>
          <w:rFonts w:ascii="Nyala" w:hAnsi="Power Geez Unicode1" w:cs="Power Geez Unicode1"/>
          <w:sz w:val="24"/>
          <w:szCs w:val="24"/>
          <w:lang w:val="am-ET"/>
        </w:rPr>
        <w:t>በ</w:t>
      </w:r>
      <w:r>
        <w:rPr>
          <w:rFonts w:ascii="Power Geez Unicode1" w:hAnsi="Power Geez Unicode1" w:cs="Power Geez Unicode1"/>
          <w:sz w:val="24"/>
          <w:szCs w:val="24"/>
        </w:rPr>
        <w:t xml:space="preserve">ማፈራረቅ </w:t>
      </w:r>
      <w:r>
        <w:rPr>
          <w:rFonts w:ascii="Nyala" w:hAnsi="Power Geez Unicode1" w:cs="Power Geez Unicode1"/>
          <w:sz w:val="24"/>
          <w:szCs w:val="24"/>
          <w:lang w:val="am-ET"/>
        </w:rPr>
        <w:t>ወይንም</w:t>
      </w:r>
      <w:r>
        <w:rPr>
          <w:rFonts w:ascii="Nyala" w:hAnsi="Power Geez Unicode1" w:cs="Power Geez Unicode1"/>
          <w:sz w:val="24"/>
          <w:szCs w:val="24"/>
          <w:lang w:val="am-ET"/>
        </w:rPr>
        <w:t xml:space="preserve"> </w:t>
      </w:r>
      <w:r>
        <w:rPr>
          <w:rFonts w:ascii="Nyala" w:hAnsi="Power Geez Unicode1" w:cs="Power Geez Unicode1"/>
          <w:sz w:val="24"/>
          <w:szCs w:val="24"/>
          <w:lang w:val="am-ET"/>
        </w:rPr>
        <w:t>በ</w:t>
      </w:r>
      <w:r>
        <w:rPr>
          <w:rFonts w:ascii="Nyala" w:hAnsi="Power Geez Unicode1" w:cs="Power Geez Unicode1"/>
          <w:sz w:val="24"/>
          <w:szCs w:val="24"/>
          <w:lang w:val="am-ET"/>
        </w:rPr>
        <w:t xml:space="preserve"> </w:t>
      </w:r>
      <w:r>
        <w:rPr>
          <w:rFonts w:ascii="Nyala" w:hAnsi="Power Geez Unicode1" w:cs="Power Geez Unicode1"/>
          <w:sz w:val="24"/>
          <w:szCs w:val="24"/>
          <w:lang w:val="am-ET"/>
        </w:rPr>
        <w:t>ጥምር</w:t>
      </w:r>
      <w:r>
        <w:rPr>
          <w:rFonts w:ascii="Nyala" w:hAnsi="Power Geez Unicode1" w:cs="Power Geez Unicode1"/>
          <w:sz w:val="24"/>
          <w:szCs w:val="24"/>
          <w:lang w:val="am-ET"/>
        </w:rPr>
        <w:t xml:space="preserve"> </w:t>
      </w:r>
      <w:r>
        <w:rPr>
          <w:rFonts w:ascii="Nyala" w:hAnsi="Power Geez Unicode1" w:cs="Power Geez Unicode1"/>
          <w:sz w:val="24"/>
          <w:szCs w:val="24"/>
          <w:lang w:val="am-ET"/>
        </w:rPr>
        <w:t>ደን</w:t>
      </w:r>
      <w:r>
        <w:rPr>
          <w:rFonts w:ascii="Nyala" w:hAnsi="Power Geez Unicode1" w:cs="Power Geez Unicode1"/>
          <w:sz w:val="24"/>
          <w:szCs w:val="24"/>
          <w:lang w:val="am-ET"/>
        </w:rPr>
        <w:t xml:space="preserve"> </w:t>
      </w:r>
      <w:r>
        <w:rPr>
          <w:rFonts w:ascii="Nyala" w:hAnsi="Power Geez Unicode1" w:cs="Power Geez Unicode1"/>
          <w:sz w:val="24"/>
          <w:szCs w:val="24"/>
          <w:lang w:val="am-ET"/>
        </w:rPr>
        <w:t>መልክ</w:t>
      </w:r>
      <w:r>
        <w:rPr>
          <w:rFonts w:ascii="Nyala" w:hAnsi="Power Geez Unicode1" w:cs="Power Geez Unicode1"/>
          <w:sz w:val="24"/>
          <w:szCs w:val="24"/>
          <w:lang w:val="am-ET"/>
        </w:rPr>
        <w:t xml:space="preserve"> </w:t>
      </w:r>
      <w:r>
        <w:rPr>
          <w:rFonts w:ascii="Power Geez Unicode1" w:hAnsi="Power Geez Unicode1" w:cs="Power Geez Unicode1"/>
          <w:sz w:val="24"/>
          <w:szCs w:val="24"/>
        </w:rPr>
        <w:t>ሉሲንያ</w:t>
      </w:r>
      <w:r>
        <w:rPr>
          <w:rFonts w:ascii="Power Geez Unicode1" w:hAnsi="Power Geez Unicode1" w:cs="Power Geez Unicode1"/>
          <w:sz w:val="24"/>
          <w:szCs w:val="24"/>
          <w:lang w:val="am-ET"/>
        </w:rPr>
        <w:t>ና</w:t>
      </w:r>
      <w:r>
        <w:rPr>
          <w:rFonts w:ascii="Power Geez Unicode1" w:hAnsi="Power Geez Unicode1" w:cs="Power Geez Unicode1"/>
          <w:sz w:val="24"/>
          <w:szCs w:val="24"/>
        </w:rPr>
        <w:t xml:space="preserve"> ፊደርቢያ አልቢዳ</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በመስመር</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በመትከል</w:t>
      </w:r>
      <w:r>
        <w:rPr>
          <w:rFonts w:ascii="Nyala" w:hAnsi="Power Geez Unicode1" w:cs="Power Geez Unicode1"/>
          <w:sz w:val="24"/>
          <w:szCs w:val="24"/>
          <w:lang w:val="am-ET"/>
        </w:rPr>
        <w:t xml:space="preserve"> </w:t>
      </w:r>
      <w:r>
        <w:rPr>
          <w:rFonts w:ascii="Nyala" w:hAnsi="Power Geez Unicode1" w:cs="Power Geez Unicode1"/>
          <w:sz w:val="24"/>
          <w:szCs w:val="24"/>
          <w:lang w:val="am-ET"/>
        </w:rPr>
        <w:t>መልማት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ይቻላል፡፡</w:t>
      </w:r>
      <w:r>
        <w:rPr>
          <w:rFonts w:ascii="Nyala" w:hAnsi="Power Geez Unicode1" w:cs="Power Geez Unicode1"/>
          <w:sz w:val="24"/>
          <w:szCs w:val="24"/>
          <w:lang w:val="am-ET"/>
        </w:rPr>
        <w:t xml:space="preserve"> </w:t>
      </w:r>
      <w:r>
        <w:rPr>
          <w:rFonts w:ascii="Nyala" w:hAnsi="Power Geez Unicode1" w:cs="Power Geez Unicode1"/>
          <w:sz w:val="24"/>
          <w:szCs w:val="24"/>
          <w:lang w:val="am-ET"/>
        </w:rPr>
        <w:t>ጤፍን</w:t>
      </w:r>
      <w:r>
        <w:rPr>
          <w:rFonts w:ascii="Nyala" w:hAnsi="Power Geez Unicode1" w:cs="Power Geez Unicode1"/>
          <w:sz w:val="24"/>
          <w:szCs w:val="24"/>
          <w:lang w:val="am-ET"/>
        </w:rPr>
        <w:t xml:space="preserve"> </w:t>
      </w:r>
      <w:r>
        <w:rPr>
          <w:rFonts w:ascii="Nyala" w:hAnsi="Power Geez Unicode1" w:cs="Power Geez Unicode1"/>
          <w:sz w:val="24"/>
          <w:szCs w:val="24"/>
          <w:lang w:val="am-ET"/>
        </w:rPr>
        <w:t>ከጥራጥሬና</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 xml:space="preserve">የቅባት ሰብሎች </w:t>
      </w:r>
      <w:r>
        <w:rPr>
          <w:rFonts w:ascii="Power Geez Unicode1" w:hAnsi="Power Geez Unicode1" w:cs="Power Geez Unicode1"/>
          <w:sz w:val="24"/>
          <w:szCs w:val="24"/>
        </w:rPr>
        <w:t xml:space="preserve">ጋር </w:t>
      </w:r>
      <w:r>
        <w:rPr>
          <w:rFonts w:ascii="Nyala" w:hAnsi="Power Geez Unicode1" w:cs="Power Geez Unicode1"/>
          <w:sz w:val="24"/>
          <w:szCs w:val="24"/>
          <w:lang w:val="am-ET"/>
        </w:rPr>
        <w:t>በ</w:t>
      </w:r>
      <w:r>
        <w:rPr>
          <w:rFonts w:ascii="Power Geez Unicode1" w:hAnsi="Power Geez Unicode1" w:cs="Power Geez Unicode1"/>
          <w:sz w:val="24"/>
          <w:szCs w:val="24"/>
        </w:rPr>
        <w:t>ማፈራረቅ</w:t>
      </w:r>
      <w:r>
        <w:rPr>
          <w:rFonts w:ascii="Nyala" w:hAnsi="Power Geez Unicode1" w:cs="Power Geez Unicode1"/>
          <w:sz w:val="24"/>
          <w:szCs w:val="24"/>
          <w:lang w:val="am-ET"/>
        </w:rPr>
        <w:t xml:space="preserve"> </w:t>
      </w:r>
      <w:r>
        <w:rPr>
          <w:rFonts w:ascii="Power Geez Unicode1" w:hAnsi="Power Geez Unicode1" w:cs="Power Geez Unicode1"/>
          <w:sz w:val="24"/>
          <w:szCs w:val="24"/>
          <w:lang w:val="am-ET"/>
        </w:rPr>
        <w:t xml:space="preserve">የአፈር ለምነትን ከመጠበቅ ባሻገር የበሽታ እና ተባይ ዑደትን </w:t>
      </w:r>
      <w:r>
        <w:rPr>
          <w:rFonts w:ascii="Power Geez Unicode1" w:hAnsi="Power Geez Unicode1" w:cs="Power Geez Unicode1"/>
          <w:sz w:val="24"/>
          <w:szCs w:val="24"/>
        </w:rPr>
        <w:t>ያ</w:t>
      </w:r>
      <w:r>
        <w:rPr>
          <w:rFonts w:ascii="Power Geez Unicode1" w:hAnsi="Power Geez Unicode1" w:cs="Power Geez Unicode1"/>
          <w:sz w:val="24"/>
          <w:szCs w:val="24"/>
          <w:lang w:val="am-ET"/>
        </w:rPr>
        <w:t>ዛባ</w:t>
      </w:r>
      <w:r>
        <w:rPr>
          <w:rFonts w:ascii="Power Geez Unicode1" w:hAnsi="Power Geez Unicode1" w:cs="Power Geez Unicode1"/>
          <w:sz w:val="24"/>
          <w:szCs w:val="24"/>
        </w:rPr>
        <w:t>ል፡፡</w:t>
      </w:r>
      <w:r>
        <w:rPr>
          <w:rFonts w:ascii="Power Geez Unicode1" w:hAnsi="Power Geez Unicode1" w:cs="Power Geez Unicode1"/>
          <w:sz w:val="24"/>
          <w:szCs w:val="24"/>
          <w:lang w:val="am-ET"/>
        </w:rPr>
        <w:t xml:space="preserve"> ለምሳሌ፦</w:t>
      </w:r>
      <w:r>
        <w:rPr>
          <w:rFonts w:ascii="Power Geez Unicode1" w:hAnsi="Power Geez Unicode1" w:cs="Power Geez Unicode1"/>
          <w:sz w:val="24"/>
          <w:szCs w:val="24"/>
        </w:rPr>
        <w:t xml:space="preserve"> </w:t>
      </w:r>
    </w:p>
    <w:p w14:paraId="0257B960" w14:textId="77777777" w:rsidR="00496375" w:rsidRDefault="00496375">
      <w:pPr>
        <w:numPr>
          <w:ilvl w:val="0"/>
          <w:numId w:val="27"/>
        </w:num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ጤፍ </w:t>
      </w:r>
      <w:r>
        <w:rPr>
          <w:rFonts w:ascii="Power Geez Unicode1" w:hAnsi="Power Geez Unicode1" w:cs="Power Geez Unicode1"/>
          <w:sz w:val="24"/>
          <w:szCs w:val="24"/>
          <w:lang w:val="am-ET"/>
        </w:rPr>
        <w:t>ከ</w:t>
      </w:r>
      <w:r>
        <w:rPr>
          <w:rFonts w:ascii="Power Geez Unicode1" w:hAnsi="Power Geez Unicode1" w:cs="Power Geez Unicode1"/>
          <w:sz w:val="24"/>
          <w:szCs w:val="24"/>
        </w:rPr>
        <w:t>ሽንብራ</w:t>
      </w:r>
      <w:r>
        <w:rPr>
          <w:rFonts w:ascii="Power Geez Unicode1" w:hAnsi="Power Geez Unicode1" w:cs="Power Geez Unicode1"/>
          <w:sz w:val="24"/>
          <w:szCs w:val="24"/>
          <w:lang w:val="am-ET"/>
        </w:rPr>
        <w:t xml:space="preserve">፣ ምስር፣ ጓያ፣ ቦሎቄ፣ አተር </w:t>
      </w:r>
      <w:r>
        <w:rPr>
          <w:rFonts w:ascii="Power Geez Unicode1" w:hAnsi="Power Geez Unicode1" w:cs="Power Geez Unicode1"/>
          <w:sz w:val="24"/>
          <w:szCs w:val="24"/>
        </w:rPr>
        <w:t xml:space="preserve">እና ባቄላ ተከትሎ </w:t>
      </w:r>
      <w:r>
        <w:rPr>
          <w:rFonts w:ascii="Power Geez Unicode1" w:hAnsi="Power Geez Unicode1" w:cs="Power Geez Unicode1"/>
          <w:sz w:val="24"/>
          <w:szCs w:val="24"/>
          <w:lang w:val="am-ET"/>
        </w:rPr>
        <w:t>ሲዘ</w:t>
      </w:r>
      <w:r>
        <w:rPr>
          <w:rFonts w:ascii="Power Geez Unicode1" w:hAnsi="Power Geez Unicode1" w:cs="Power Geez Unicode1"/>
          <w:sz w:val="24"/>
          <w:szCs w:val="24"/>
        </w:rPr>
        <w:t xml:space="preserve">ራ የዩሪያ ማዳበሪያ ወጪን </w:t>
      </w:r>
      <w:r>
        <w:rPr>
          <w:rFonts w:ascii="Power Geez Unicode1" w:hAnsi="Power Geez Unicode1" w:cs="Power Geez Unicode1"/>
          <w:sz w:val="24"/>
          <w:szCs w:val="24"/>
          <w:lang w:val="am-ET"/>
        </w:rPr>
        <w:t xml:space="preserve">በግማሽ </w:t>
      </w:r>
      <w:r>
        <w:rPr>
          <w:rFonts w:ascii="Power Geez Unicode1" w:hAnsi="Power Geez Unicode1" w:cs="Power Geez Unicode1"/>
          <w:sz w:val="24"/>
          <w:szCs w:val="24"/>
        </w:rPr>
        <w:t xml:space="preserve">ይቀንሳል፡፡ </w:t>
      </w:r>
    </w:p>
    <w:p w14:paraId="7A6F426E" w14:textId="77777777" w:rsidR="00496375" w:rsidRDefault="00496375">
      <w:pPr>
        <w:numPr>
          <w:ilvl w:val="0"/>
          <w:numId w:val="27"/>
        </w:num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lang w:val="am-ET"/>
        </w:rPr>
        <w:t xml:space="preserve">ጥምር ደንን በተመለከተ </w:t>
      </w:r>
      <w:r>
        <w:rPr>
          <w:rFonts w:ascii="Power Geez Unicode1" w:hAnsi="Power Geez Unicode1" w:cs="Power Geez Unicode1"/>
          <w:sz w:val="24"/>
          <w:szCs w:val="24"/>
        </w:rPr>
        <w:t>ሉሲንያ</w:t>
      </w:r>
      <w:r>
        <w:rPr>
          <w:rFonts w:ascii="Power Geez Unicode1" w:hAnsi="Power Geez Unicode1" w:cs="Power Geez Unicode1"/>
          <w:sz w:val="24"/>
          <w:szCs w:val="24"/>
          <w:lang w:val="am-ET"/>
        </w:rPr>
        <w:t>ና</w:t>
      </w:r>
      <w:r>
        <w:rPr>
          <w:rFonts w:ascii="Power Geez Unicode1" w:hAnsi="Power Geez Unicode1" w:cs="Power Geez Unicode1"/>
          <w:sz w:val="24"/>
          <w:szCs w:val="24"/>
        </w:rPr>
        <w:t xml:space="preserve"> ፊደርቢያ አልቢዳን 10 ሜትር አራርቆ በጤፍ ማሳ ውስጥ በረድፍ መትከል (ሥዕል </w:t>
      </w:r>
      <w:r>
        <w:rPr>
          <w:rFonts w:ascii="Power Geez Unicode1" w:hAnsi="Power Geez Unicode1" w:cs="Power Geez Unicode1"/>
          <w:sz w:val="24"/>
          <w:szCs w:val="24"/>
          <w:lang w:val="am-ET"/>
        </w:rPr>
        <w:t>2</w:t>
      </w:r>
      <w:r>
        <w:rPr>
          <w:rFonts w:ascii="Power Geez Unicode1" w:hAnsi="Power Geez Unicode1" w:cs="Power Geez Unicode1"/>
          <w:sz w:val="24"/>
          <w:szCs w:val="24"/>
        </w:rPr>
        <w:t>) በጤፍ ምርት ላይ አሉታዊ ተፅእኖ ሳያሳድር ተጨማሪ የመኖ</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የአረንጓዴ ማዳበሪያ</w:t>
      </w:r>
      <w:r>
        <w:rPr>
          <w:rFonts w:ascii="Power Geez Unicode1" w:hAnsi="Power Geez Unicode1" w:cs="Power Geez Unicode1"/>
          <w:sz w:val="24"/>
          <w:szCs w:val="24"/>
          <w:lang w:val="am-ET"/>
        </w:rPr>
        <w:t>ና</w:t>
      </w:r>
      <w:r>
        <w:rPr>
          <w:rFonts w:ascii="Power Geez Unicode1" w:hAnsi="Power Geez Unicode1" w:cs="Power Geez Unicode1"/>
          <w:sz w:val="24"/>
          <w:szCs w:val="24"/>
        </w:rPr>
        <w:t xml:space="preserve"> የጉዝጓዝ ምንጭ </w:t>
      </w:r>
      <w:r>
        <w:rPr>
          <w:rFonts w:ascii="Power Geez Unicode1" w:hAnsi="Power Geez Unicode1" w:cs="Power Geez Unicode1"/>
          <w:sz w:val="24"/>
          <w:szCs w:val="24"/>
          <w:lang w:val="am-ET"/>
        </w:rPr>
        <w:t xml:space="preserve">በመሆን </w:t>
      </w:r>
      <w:r>
        <w:rPr>
          <w:rFonts w:ascii="Power Geez Unicode1" w:hAnsi="Power Geez Unicode1" w:cs="Power Geez Unicode1"/>
          <w:sz w:val="24"/>
          <w:szCs w:val="24"/>
        </w:rPr>
        <w:t xml:space="preserve">የአፈር ለምነትን አሻሽሎ </w:t>
      </w:r>
      <w:r>
        <w:rPr>
          <w:rFonts w:ascii="Power Geez Unicode1" w:hAnsi="Power Geez Unicode1" w:cs="Power Geez Unicode1"/>
          <w:sz w:val="24"/>
          <w:szCs w:val="24"/>
          <w:lang w:val="am-ET"/>
        </w:rPr>
        <w:t xml:space="preserve">የአፈር </w:t>
      </w:r>
      <w:r>
        <w:rPr>
          <w:rFonts w:ascii="Power Geez Unicode1" w:hAnsi="Power Geez Unicode1" w:cs="Power Geez Unicode1"/>
          <w:sz w:val="24"/>
          <w:szCs w:val="24"/>
        </w:rPr>
        <w:t>ክለትንም ይቀንሳል፡፡</w:t>
      </w:r>
      <w:bookmarkStart w:id="169" w:name="_Toc320455767"/>
      <w:bookmarkStart w:id="170" w:name="_Toc376569928"/>
      <w:bookmarkStart w:id="171" w:name="_Toc316140319"/>
    </w:p>
    <w:p w14:paraId="19547CC3" w14:textId="77777777" w:rsidR="00496375" w:rsidRDefault="00496375">
      <w:pPr>
        <w:spacing w:after="0" w:line="240" w:lineRule="auto"/>
        <w:jc w:val="center"/>
        <w:rPr>
          <w:rFonts w:ascii="Power Geez Unicode1" w:eastAsia="SimSun" w:hAnsi="Power Geez Unicode1" w:cs="Power Geez Unicode1"/>
          <w:sz w:val="24"/>
          <w:szCs w:val="24"/>
        </w:rPr>
      </w:pPr>
      <w:r>
        <w:rPr>
          <w:rFonts w:ascii="Power Geez Unicode1" w:eastAsia="SimSun" w:hAnsi="Power Geez Unicode1" w:cs="Power Geez Unicode1"/>
          <w:sz w:val="24"/>
          <w:szCs w:val="24"/>
        </w:rPr>
        <w:pict>
          <v:shape id="_x0000_i1045" type="#_x0000_t75" alt="legume voucher" style="width:426.6pt;height:236.7pt;mso-wrap-distance-left:0;mso-wrap-distance-right:0">
            <v:fill o:detectmouseclick="t"/>
            <v:imagedata r:id="rId28" o:title="legume voucher"/>
          </v:shape>
        </w:pict>
      </w:r>
    </w:p>
    <w:p w14:paraId="5943068D" w14:textId="77777777" w:rsidR="00496375" w:rsidRDefault="00496375">
      <w:pPr>
        <w:spacing w:after="0" w:line="240" w:lineRule="auto"/>
        <w:rPr>
          <w:rFonts w:ascii="Power Geez Unicode1" w:eastAsia="SimSun" w:hAnsi="Power Geez Unicode1" w:cs="Power Geez Unicode1"/>
          <w:sz w:val="24"/>
          <w:szCs w:val="24"/>
          <w:lang w:val="am-ET"/>
        </w:rPr>
      </w:pPr>
      <w:r>
        <w:rPr>
          <w:rFonts w:ascii="Power Geez Unicode1" w:eastAsia="SimSun" w:hAnsi="Power Geez Unicode1" w:cs="Power Geez Unicode1"/>
          <w:sz w:val="24"/>
          <w:szCs w:val="24"/>
        </w:rPr>
        <w:t xml:space="preserve">ሥዕል </w:t>
      </w:r>
      <w:r>
        <w:rPr>
          <w:rFonts w:ascii="Power Geez Unicode1" w:eastAsia="SimSun" w:hAnsi="Power Geez Unicode1" w:cs="Power Geez Unicode1"/>
          <w:sz w:val="24"/>
          <w:szCs w:val="24"/>
          <w:lang w:val="am-ET"/>
        </w:rPr>
        <w:t>5</w:t>
      </w:r>
      <w:r>
        <w:rPr>
          <w:rFonts w:ascii="Power Geez Unicode1" w:eastAsia="SimSun" w:hAnsi="Power Geez Unicode1" w:cs="Power Geez Unicode1"/>
          <w:sz w:val="24"/>
          <w:szCs w:val="24"/>
        </w:rPr>
        <w:t xml:space="preserve">. ፊደርቢያ አልቢዳ ግራር ዛፍ በጤፍ ማሳ ውስጥ </w:t>
      </w:r>
      <w:r>
        <w:rPr>
          <w:rFonts w:ascii="Power Geez Unicode1" w:eastAsia="SimSun" w:hAnsi="Power Geez Unicode1" w:cs="Power Geez Unicode1"/>
          <w:sz w:val="24"/>
          <w:szCs w:val="24"/>
          <w:lang w:val="am-ET"/>
        </w:rPr>
        <w:t xml:space="preserve">በጥምር ደን ዘዴ </w:t>
      </w:r>
      <w:r>
        <w:rPr>
          <w:rFonts w:ascii="Power Geez Unicode1" w:eastAsia="SimSun" w:hAnsi="Power Geez Unicode1" w:cs="Power Geez Unicode1"/>
          <w:sz w:val="24"/>
          <w:szCs w:val="24"/>
        </w:rPr>
        <w:t>ለምቶ</w:t>
      </w:r>
      <w:r>
        <w:rPr>
          <w:rFonts w:ascii="Power Geez Unicode1" w:eastAsia="SimSun" w:hAnsi="Power Geez Unicode1" w:cs="Power Geez Unicode1"/>
          <w:sz w:val="24"/>
          <w:szCs w:val="24"/>
          <w:lang w:val="am-ET"/>
        </w:rPr>
        <w:t xml:space="preserve"> ሲታይ</w:t>
      </w:r>
    </w:p>
    <w:p w14:paraId="7B5F3486" w14:textId="77777777" w:rsidR="00496375" w:rsidRDefault="00496375">
      <w:pPr>
        <w:jc w:val="both"/>
        <w:rPr>
          <w:rFonts w:ascii="Nyala" w:hAnsi="Nyala"/>
          <w:sz w:val="24"/>
          <w:szCs w:val="24"/>
        </w:rPr>
      </w:pPr>
    </w:p>
    <w:p w14:paraId="0E6EE8B3" w14:textId="77777777" w:rsidR="00496375" w:rsidRDefault="00496375">
      <w:pPr>
        <w:pStyle w:val="Heading3"/>
        <w:rPr>
          <w:rStyle w:val="Heading2Char"/>
          <w:rFonts w:ascii="Power Geez Unicode1" w:hAnsi="Power Geez Unicode1" w:cs="Power Geez Unicode1"/>
          <w:sz w:val="24"/>
          <w:szCs w:val="24"/>
        </w:rPr>
      </w:pPr>
      <w:bookmarkStart w:id="172" w:name="_Toc18352"/>
      <w:bookmarkStart w:id="173" w:name="_Toc14323"/>
      <w:bookmarkStart w:id="174" w:name="_Toc19740"/>
      <w:bookmarkStart w:id="175" w:name="_Toc28116"/>
      <w:bookmarkStart w:id="176" w:name="_Toc23463"/>
      <w:bookmarkStart w:id="177" w:name="_Toc29858"/>
      <w:bookmarkStart w:id="178" w:name="_Toc406798897"/>
      <w:bookmarkStart w:id="179" w:name="_Toc147653064"/>
      <w:bookmarkStart w:id="180" w:name="_Toc12548"/>
      <w:r>
        <w:rPr>
          <w:rFonts w:ascii="Power Geez Unicode1" w:hAnsi="Power Geez Unicode1" w:cs="Power Geez Unicode1"/>
          <w:sz w:val="24"/>
          <w:szCs w:val="24"/>
          <w:lang w:val="am-ET"/>
        </w:rPr>
        <w:t xml:space="preserve">7.2. </w:t>
      </w:r>
      <w:r>
        <w:rPr>
          <w:rStyle w:val="Heading2Char"/>
          <w:rFonts w:ascii="Power Geez Unicode1" w:hAnsi="Power Geez Unicode1" w:cs="Power Geez Unicode1"/>
          <w:sz w:val="24"/>
          <w:szCs w:val="24"/>
        </w:rPr>
        <w:t>ዳግም ሰብል /Double cropping</w:t>
      </w:r>
      <w:bookmarkEnd w:id="172"/>
      <w:bookmarkEnd w:id="173"/>
      <w:bookmarkEnd w:id="174"/>
      <w:bookmarkEnd w:id="175"/>
      <w:bookmarkEnd w:id="176"/>
      <w:bookmarkEnd w:id="177"/>
      <w:bookmarkEnd w:id="178"/>
      <w:bookmarkEnd w:id="179"/>
      <w:bookmarkEnd w:id="180"/>
    </w:p>
    <w:p w14:paraId="4FE1E3C8" w14:textId="77777777" w:rsidR="00496375" w:rsidRDefault="00496375">
      <w:pPr>
        <w:contextualSpacing/>
        <w:jc w:val="both"/>
        <w:rPr>
          <w:rFonts w:ascii="Power Geez Unicode1" w:hAnsi="Power Geez Unicode1" w:cs="Power Geez Unicode1"/>
          <w:sz w:val="24"/>
          <w:szCs w:val="24"/>
        </w:rPr>
      </w:pPr>
    </w:p>
    <w:p w14:paraId="27EC57CF" w14:textId="77777777" w:rsidR="00496375" w:rsidRDefault="00496375">
      <w:pPr>
        <w:spacing w:after="240" w:line="360" w:lineRule="auto"/>
        <w:contextualSpacing/>
        <w:jc w:val="both"/>
        <w:rPr>
          <w:rFonts w:ascii="Power Geez Unicode1" w:hAnsi="Power Geez Unicode1" w:cs="Power Geez Unicode1"/>
          <w:color w:val="000000"/>
          <w:sz w:val="24"/>
          <w:szCs w:val="24"/>
          <w:lang w:val="am-ET"/>
        </w:rPr>
      </w:pPr>
      <w:r>
        <w:rPr>
          <w:rFonts w:ascii="Power Geez Unicode1" w:hAnsi="Power Geez Unicode1" w:cs="Power Geez Unicode1"/>
          <w:color w:val="000000"/>
          <w:sz w:val="24"/>
          <w:szCs w:val="24"/>
          <w:lang w:val="am-ET"/>
        </w:rPr>
        <w:t xml:space="preserve">ለዳግም ሰብል ልማት አመቺ በሆነባቸው እና የመኸር ዝናብ ቀድሞ በሚገባበት አካባቢዎች ፈጥነው የሚደርሱ የጤፍ ዝርያዎችን (ለምሳሌ እንደ ሲማዳ፣ ጸደይ እና ቦኒ) በመዝራትና </w:t>
      </w:r>
      <w:r>
        <w:rPr>
          <w:rFonts w:ascii="Power Geez Unicode1" w:hAnsi="Power Geez Unicode1" w:cs="Power Geez Unicode1"/>
          <w:color w:val="000000"/>
          <w:sz w:val="24"/>
          <w:szCs w:val="24"/>
        </w:rPr>
        <w:t xml:space="preserve">ወዲያዉኑ </w:t>
      </w:r>
      <w:r>
        <w:rPr>
          <w:rFonts w:ascii="Power Geez Unicode1" w:hAnsi="Power Geez Unicode1" w:cs="Power Geez Unicode1"/>
          <w:color w:val="000000"/>
          <w:sz w:val="24"/>
          <w:szCs w:val="24"/>
          <w:lang w:val="am-ET"/>
        </w:rPr>
        <w:t>ታጭደው</w:t>
      </w:r>
      <w:r>
        <w:rPr>
          <w:rFonts w:ascii="Power Geez Unicode1" w:hAnsi="Power Geez Unicode1" w:cs="Power Geez Unicode1"/>
          <w:color w:val="000000"/>
          <w:sz w:val="24"/>
          <w:szCs w:val="24"/>
        </w:rPr>
        <w:t xml:space="preserve"> እንደተነ</w:t>
      </w:r>
      <w:r>
        <w:rPr>
          <w:rFonts w:ascii="Power Geez Unicode1" w:hAnsi="Power Geez Unicode1" w:cs="Power Geez Unicode1"/>
          <w:color w:val="000000"/>
          <w:sz w:val="24"/>
          <w:szCs w:val="24"/>
          <w:lang w:val="am-ET"/>
        </w:rPr>
        <w:t>ሱ</w:t>
      </w:r>
      <w:r>
        <w:rPr>
          <w:rFonts w:ascii="Power Geez Unicode1" w:hAnsi="Power Geez Unicode1" w:cs="Power Geez Unicode1"/>
          <w:color w:val="000000"/>
          <w:sz w:val="24"/>
          <w:szCs w:val="24"/>
        </w:rPr>
        <w:t xml:space="preserve"> ማሳው እርጥበቱን ሳይለቅ በበሬ በመሰንጠቅ የጥራጥሬ ሰብሎችን </w:t>
      </w:r>
      <w:r>
        <w:rPr>
          <w:rFonts w:ascii="Power Geez Unicode1" w:hAnsi="Power Geez Unicode1" w:cs="Power Geez Unicode1"/>
          <w:color w:val="000000"/>
          <w:sz w:val="24"/>
          <w:szCs w:val="24"/>
          <w:lang w:val="am-ET"/>
        </w:rPr>
        <w:t>(</w:t>
      </w:r>
      <w:r>
        <w:rPr>
          <w:rFonts w:ascii="Power Geez Unicode1" w:hAnsi="Power Geez Unicode1" w:cs="Power Geez Unicode1"/>
          <w:color w:val="000000"/>
          <w:sz w:val="24"/>
          <w:szCs w:val="24"/>
        </w:rPr>
        <w:t>ሽምብራ፤ ጓያና ምስር</w:t>
      </w:r>
      <w:r>
        <w:rPr>
          <w:rFonts w:ascii="Power Geez Unicode1" w:hAnsi="Power Geez Unicode1" w:cs="Power Geez Unicode1"/>
          <w:color w:val="000000"/>
          <w:sz w:val="24"/>
          <w:szCs w:val="24"/>
          <w:lang w:val="am-ET"/>
        </w:rPr>
        <w:t>)</w:t>
      </w:r>
      <w:r>
        <w:rPr>
          <w:rFonts w:ascii="Power Geez Unicode1" w:hAnsi="Power Geez Unicode1" w:cs="Power Geez Unicode1"/>
          <w:color w:val="000000"/>
          <w:sz w:val="24"/>
          <w:szCs w:val="24"/>
        </w:rPr>
        <w:t xml:space="preserve"> መዝራት </w:t>
      </w:r>
      <w:r>
        <w:rPr>
          <w:rFonts w:ascii="Power Geez Unicode1" w:hAnsi="Power Geez Unicode1" w:cs="Power Geez Unicode1"/>
          <w:color w:val="000000"/>
          <w:sz w:val="24"/>
          <w:szCs w:val="24"/>
          <w:lang w:val="am-ET"/>
        </w:rPr>
        <w:t>ይቻላል (</w:t>
      </w:r>
      <w:r>
        <w:rPr>
          <w:rFonts w:ascii="Power Geez Unicode1" w:hAnsi="Power Geez Unicode1" w:cs="Power Geez Unicode1"/>
          <w:sz w:val="24"/>
          <w:szCs w:val="24"/>
          <w:lang w:val="en-GB"/>
        </w:rPr>
        <w:t xml:space="preserve">ሥዕል </w:t>
      </w:r>
      <w:r>
        <w:rPr>
          <w:rFonts w:ascii="Power Geez Unicode1" w:hAnsi="Power Geez Unicode1" w:cs="Power Geez Unicode1"/>
          <w:sz w:val="24"/>
          <w:szCs w:val="24"/>
          <w:lang w:val="am-ET"/>
        </w:rPr>
        <w:t>6)</w:t>
      </w:r>
      <w:r>
        <w:rPr>
          <w:rFonts w:ascii="Power Geez Unicode1" w:hAnsi="Power Geez Unicode1" w:cs="Power Geez Unicode1"/>
          <w:color w:val="000000"/>
          <w:sz w:val="24"/>
          <w:szCs w:val="24"/>
          <w:lang w:val="am-ET"/>
        </w:rPr>
        <w:t xml:space="preserve">፡፡ ይህ አሰራር </w:t>
      </w:r>
      <w:r>
        <w:rPr>
          <w:rFonts w:ascii="Power Geez Unicode1" w:hAnsi="Power Geez Unicode1" w:cs="Power Geez Unicode1"/>
          <w:color w:val="000000"/>
          <w:sz w:val="24"/>
          <w:szCs w:val="24"/>
        </w:rPr>
        <w:t xml:space="preserve">ተጨማሪ ምርት </w:t>
      </w:r>
      <w:r>
        <w:rPr>
          <w:rFonts w:ascii="Power Geez Unicode1" w:hAnsi="Power Geez Unicode1" w:cs="Power Geez Unicode1"/>
          <w:color w:val="000000"/>
          <w:sz w:val="24"/>
          <w:szCs w:val="24"/>
          <w:lang w:val="am-ET"/>
        </w:rPr>
        <w:t>ለ</w:t>
      </w:r>
      <w:r>
        <w:rPr>
          <w:rFonts w:ascii="Power Geez Unicode1" w:hAnsi="Power Geez Unicode1" w:cs="Power Geez Unicode1"/>
          <w:color w:val="000000"/>
          <w:sz w:val="24"/>
          <w:szCs w:val="24"/>
        </w:rPr>
        <w:t>ማስገኘ</w:t>
      </w:r>
      <w:r>
        <w:rPr>
          <w:rFonts w:ascii="Power Geez Unicode1" w:hAnsi="Power Geez Unicode1" w:cs="Power Geez Unicode1"/>
          <w:color w:val="000000"/>
          <w:sz w:val="24"/>
          <w:szCs w:val="24"/>
          <w:lang w:val="am-ET"/>
        </w:rPr>
        <w:t>ትና</w:t>
      </w:r>
      <w:r>
        <w:rPr>
          <w:rFonts w:ascii="Power Geez Unicode1" w:hAnsi="Power Geez Unicode1" w:cs="Power Geez Unicode1"/>
          <w:color w:val="000000"/>
          <w:sz w:val="24"/>
          <w:szCs w:val="24"/>
        </w:rPr>
        <w:t xml:space="preserve"> የአፈር ለምነትን </w:t>
      </w:r>
      <w:r>
        <w:rPr>
          <w:rFonts w:ascii="Power Geez Unicode1" w:hAnsi="Power Geez Unicode1" w:cs="Power Geez Unicode1"/>
          <w:color w:val="000000"/>
          <w:sz w:val="24"/>
          <w:szCs w:val="24"/>
          <w:lang w:val="am-ET"/>
        </w:rPr>
        <w:t>ለ</w:t>
      </w:r>
      <w:r>
        <w:rPr>
          <w:rFonts w:ascii="Power Geez Unicode1" w:hAnsi="Power Geez Unicode1" w:cs="Power Geez Unicode1"/>
          <w:color w:val="000000"/>
          <w:sz w:val="24"/>
          <w:szCs w:val="24"/>
        </w:rPr>
        <w:t>ማሻሻል ይረዳል፡፡</w:t>
      </w:r>
      <w:r>
        <w:rPr>
          <w:rFonts w:ascii="Power Geez Unicode1" w:hAnsi="Power Geez Unicode1" w:cs="Power Geez Unicode1"/>
          <w:color w:val="000000"/>
          <w:sz w:val="24"/>
          <w:szCs w:val="24"/>
          <w:lang w:val="am-ET"/>
        </w:rPr>
        <w:t xml:space="preserve"> </w:t>
      </w:r>
    </w:p>
    <w:p w14:paraId="30F1661C" w14:textId="77777777" w:rsidR="00496375" w:rsidRDefault="00496375">
      <w:pPr>
        <w:tabs>
          <w:tab w:val="left" w:pos="1980"/>
        </w:tabs>
        <w:contextualSpacing/>
        <w:jc w:val="both"/>
        <w:rPr>
          <w:rFonts w:ascii="Nyala" w:eastAsia="SimSun" w:hAnsi="Nyala" w:cs="Nyala"/>
          <w:b/>
          <w:bCs/>
          <w:color w:val="366091"/>
          <w:sz w:val="24"/>
          <w:szCs w:val="24"/>
        </w:rPr>
      </w:pPr>
      <w:r>
        <w:rPr>
          <w:rFonts w:ascii="Nyala" w:eastAsia="SimSun" w:hAnsi="Nyala" w:cs="Nyala"/>
          <w:b/>
          <w:bCs/>
          <w:color w:val="366091"/>
          <w:sz w:val="24"/>
          <w:szCs w:val="24"/>
        </w:rPr>
        <w:object w:dxaOrig="2283" w:dyaOrig="1657">
          <v:shape id="Object 1" o:spid="_x0000_i1046" type="#_x0000_t75" alt="" style="width:397.8pt;height:145.8pt" o:ole="">
            <v:fill o:detectmouseclick="t"/>
            <v:imagedata r:id="rId29" o:title="" cropbottom="2153f"/>
          </v:shape>
          <o:OLEObject Type="Embed" ProgID="PowerPoint.Slide.12" ShapeID="Object 1" DrawAspect="Content" ObjectID="_1853397105" r:id="rId30"/>
        </w:object>
      </w:r>
    </w:p>
    <w:p w14:paraId="37E705B5" w14:textId="77777777" w:rsidR="00496375" w:rsidRDefault="00496375">
      <w:pPr>
        <w:rPr>
          <w:rFonts w:ascii="Power Geez Unicode1" w:hAnsi="Power Geez Unicode1" w:cs="Power Geez Unicode1"/>
          <w:szCs w:val="21"/>
          <w:lang w:val="en-GB"/>
        </w:rPr>
      </w:pPr>
      <w:r>
        <w:rPr>
          <w:rFonts w:ascii="Power Geez Unicode1" w:hAnsi="Power Geez Unicode1" w:cs="Power Geez Unicode1"/>
          <w:szCs w:val="21"/>
          <w:lang w:val="en-GB"/>
        </w:rPr>
        <w:t xml:space="preserve">ሥዕል </w:t>
      </w:r>
      <w:r>
        <w:rPr>
          <w:rFonts w:ascii="Power Geez Unicode1" w:hAnsi="Power Geez Unicode1" w:cs="Power Geez Unicode1"/>
          <w:szCs w:val="21"/>
        </w:rPr>
        <w:t>6</w:t>
      </w:r>
      <w:r>
        <w:rPr>
          <w:rFonts w:ascii="Power Geez Unicode1" w:hAnsi="Power Geez Unicode1" w:cs="Power Geez Unicode1"/>
          <w:szCs w:val="21"/>
          <w:lang w:val="en-GB"/>
        </w:rPr>
        <w:t xml:space="preserve">. </w:t>
      </w:r>
      <w:r>
        <w:rPr>
          <w:rFonts w:ascii="Power Geez Unicode1" w:hAnsi="Power Geez Unicode1" w:cs="Power Geez Unicode1"/>
          <w:szCs w:val="21"/>
        </w:rPr>
        <w:t>በኮትቻ አፈር ላይ ጤፍ ከተሰበሰበ በኋላ በቀሪ ዕርጥበት የለማ የ</w:t>
      </w:r>
      <w:r>
        <w:rPr>
          <w:rFonts w:ascii="Power Geez Unicode1" w:hAnsi="Power Geez Unicode1" w:cs="Power Geez Unicode1"/>
          <w:szCs w:val="21"/>
          <w:lang w:val="am-ET"/>
        </w:rPr>
        <w:t>ሽምብራ</w:t>
      </w:r>
      <w:r>
        <w:rPr>
          <w:rFonts w:ascii="Power Geez Unicode1" w:hAnsi="Power Geez Unicode1" w:cs="Power Geez Unicode1"/>
          <w:szCs w:val="21"/>
        </w:rPr>
        <w:t xml:space="preserve"> ሰብል (ደቡብ አቸፈር)</w:t>
      </w:r>
    </w:p>
    <w:p w14:paraId="34D2B9CF" w14:textId="77777777" w:rsidR="00496375" w:rsidRDefault="00496375">
      <w:pPr>
        <w:pStyle w:val="Heading1"/>
        <w:numPr>
          <w:ilvl w:val="0"/>
          <w:numId w:val="28"/>
        </w:numPr>
        <w:rPr>
          <w:rFonts w:ascii="Power Geez Unicode1" w:hAnsi="Power Geez Unicode1" w:cs="Power Geez Unicode1"/>
        </w:rPr>
      </w:pPr>
      <w:bookmarkStart w:id="181" w:name="_Toc380268667"/>
      <w:bookmarkStart w:id="182" w:name="_Toc147653067"/>
      <w:bookmarkStart w:id="183" w:name="_Toc406798899"/>
      <w:bookmarkStart w:id="184" w:name="_Toc21877"/>
      <w:bookmarkStart w:id="185" w:name="_Toc14202"/>
      <w:bookmarkStart w:id="186" w:name="_Toc11334"/>
      <w:bookmarkStart w:id="187" w:name="_Toc20129"/>
      <w:bookmarkStart w:id="188" w:name="_Toc30987"/>
      <w:bookmarkStart w:id="189" w:name="_Toc27195"/>
      <w:bookmarkStart w:id="190" w:name="_Toc9254"/>
      <w:bookmarkStart w:id="191" w:name="_Toc318605809"/>
      <w:bookmarkStart w:id="192" w:name="_Toc316140320"/>
      <w:bookmarkStart w:id="193" w:name="_Toc320455768"/>
      <w:bookmarkStart w:id="194" w:name="_Toc376569929"/>
      <w:bookmarkEnd w:id="169"/>
      <w:bookmarkEnd w:id="170"/>
      <w:bookmarkEnd w:id="171"/>
      <w:r>
        <w:rPr>
          <w:rFonts w:ascii="Power Geez Unicode1" w:hAnsi="Power Geez Unicode1" w:cs="Power Geez Unicode1"/>
        </w:rPr>
        <w:t>የሰብል ጥበቃ</w:t>
      </w:r>
      <w:bookmarkEnd w:id="181"/>
      <w:bookmarkEnd w:id="182"/>
      <w:bookmarkEnd w:id="183"/>
      <w:bookmarkEnd w:id="184"/>
      <w:bookmarkEnd w:id="185"/>
      <w:bookmarkEnd w:id="186"/>
      <w:bookmarkEnd w:id="187"/>
      <w:bookmarkEnd w:id="188"/>
      <w:bookmarkEnd w:id="189"/>
      <w:bookmarkEnd w:id="190"/>
    </w:p>
    <w:p w14:paraId="132F17DD" w14:textId="77777777" w:rsidR="00496375" w:rsidRDefault="00496375">
      <w:pPr>
        <w:pStyle w:val="Heading2"/>
        <w:numPr>
          <w:ilvl w:val="1"/>
          <w:numId w:val="28"/>
        </w:numPr>
        <w:rPr>
          <w:rFonts w:ascii="Power Geez Unicode1" w:hAnsi="Power Geez Unicode1" w:cs="Power Geez Unicode1"/>
        </w:rPr>
      </w:pPr>
      <w:bookmarkStart w:id="195" w:name="_Toc147653068"/>
      <w:bookmarkStart w:id="196" w:name="_Toc16333"/>
      <w:bookmarkStart w:id="197" w:name="_Toc14240"/>
      <w:bookmarkStart w:id="198" w:name="_Toc403"/>
      <w:bookmarkStart w:id="199" w:name="_Toc15392"/>
      <w:bookmarkStart w:id="200" w:name="_Toc8921"/>
      <w:bookmarkStart w:id="201" w:name="_Toc30379"/>
      <w:bookmarkStart w:id="202" w:name="_Toc18868"/>
      <w:bookmarkStart w:id="203" w:name="_Toc376569931"/>
      <w:bookmarkStart w:id="204" w:name="_Toc406798901"/>
      <w:bookmarkStart w:id="205" w:name="_Toc316140322"/>
      <w:bookmarkStart w:id="206" w:name="_Toc406928587"/>
      <w:bookmarkStart w:id="207" w:name="_Toc406920688"/>
      <w:bookmarkStart w:id="208" w:name="_Toc406929776"/>
      <w:bookmarkStart w:id="209" w:name="_Toc320451408"/>
      <w:bookmarkStart w:id="210" w:name="_Toc318605811"/>
      <w:bookmarkStart w:id="211" w:name="_Toc320455770"/>
      <w:bookmarkEnd w:id="191"/>
      <w:bookmarkEnd w:id="192"/>
      <w:bookmarkEnd w:id="193"/>
      <w:bookmarkEnd w:id="194"/>
      <w:r>
        <w:rPr>
          <w:rFonts w:ascii="Power Geez Unicode1" w:hAnsi="Power Geez Unicode1" w:cs="Power Geez Unicode1"/>
        </w:rPr>
        <w:t>የአረም ቁጥጥር</w:t>
      </w:r>
      <w:r>
        <w:rPr>
          <w:rFonts w:ascii="Power Geez Unicode1" w:hAnsi="Power Geez Unicode1" w:cs="Power Geez Unicode1"/>
          <w:lang w:val="am-ET"/>
        </w:rPr>
        <w:t xml:space="preserve"> </w:t>
      </w:r>
      <w:r>
        <w:rPr>
          <w:rFonts w:ascii="Power Geez Unicode1" w:hAnsi="Power Geez Unicode1" w:cs="Power Geez Unicode1"/>
        </w:rPr>
        <w:t>ዘዴ</w:t>
      </w:r>
      <w:bookmarkEnd w:id="195"/>
      <w:bookmarkEnd w:id="196"/>
      <w:bookmarkEnd w:id="197"/>
      <w:bookmarkEnd w:id="198"/>
      <w:bookmarkEnd w:id="199"/>
      <w:bookmarkEnd w:id="200"/>
      <w:bookmarkEnd w:id="201"/>
      <w:bookmarkEnd w:id="202"/>
    </w:p>
    <w:p w14:paraId="10B32EB6" w14:textId="77777777" w:rsidR="00496375" w:rsidRDefault="00496375">
      <w:pPr>
        <w:spacing w:after="0" w:line="360" w:lineRule="auto"/>
        <w:jc w:val="both"/>
        <w:rPr>
          <w:rFonts w:ascii="Power Geez Unicode1" w:hAnsi="Power Geez Unicode1" w:cs="Power Geez Unicode1"/>
          <w:b/>
          <w:bCs/>
          <w:color w:val="202124"/>
          <w:sz w:val="24"/>
          <w:szCs w:val="24"/>
          <w:lang w:val="en-GB"/>
        </w:rPr>
      </w:pPr>
      <w:r>
        <w:rPr>
          <w:rFonts w:ascii="Power Geez Unicode1" w:hAnsi="Power Geez Unicode1" w:cs="Power Geez Unicode1"/>
          <w:sz w:val="24"/>
          <w:szCs w:val="24"/>
          <w:lang w:val="en-GB"/>
        </w:rPr>
        <w:t>አረም የሰብል ጥራት እና ምርታማነትን ከሚቀን</w:t>
      </w:r>
      <w:r>
        <w:rPr>
          <w:rFonts w:ascii="Power Geez Unicode1" w:hAnsi="Power Geez Unicode1" w:cs="Power Geez Unicode1"/>
          <w:sz w:val="24"/>
          <w:szCs w:val="24"/>
          <w:lang w:val="am-ET"/>
        </w:rPr>
        <w:t>ሱ</w:t>
      </w:r>
      <w:r>
        <w:rPr>
          <w:rFonts w:ascii="Power Geez Unicode1" w:hAnsi="Power Geez Unicode1" w:cs="Power Geez Unicode1"/>
          <w:sz w:val="24"/>
          <w:szCs w:val="24"/>
          <w:lang w:val="en-GB"/>
        </w:rPr>
        <w:t xml:space="preserve"> </w:t>
      </w:r>
      <w:r>
        <w:rPr>
          <w:rFonts w:ascii="Power Geez Unicode1" w:hAnsi="Power Geez Unicode1" w:cs="Power Geez Unicode1"/>
          <w:sz w:val="24"/>
          <w:szCs w:val="24"/>
          <w:lang w:val="am-ET"/>
        </w:rPr>
        <w:t>ማነቆዎ</w:t>
      </w:r>
      <w:r>
        <w:rPr>
          <w:rFonts w:ascii="Power Geez Unicode1" w:hAnsi="Power Geez Unicode1" w:cs="Power Geez Unicode1"/>
          <w:sz w:val="24"/>
          <w:szCs w:val="24"/>
          <w:lang w:val="en-GB"/>
        </w:rPr>
        <w:t xml:space="preserve">ች አንዱ </w:t>
      </w:r>
      <w:r>
        <w:rPr>
          <w:rFonts w:ascii="Power Geez Unicode1" w:hAnsi="Power Geez Unicode1" w:cs="Power Geez Unicode1"/>
          <w:sz w:val="24"/>
          <w:szCs w:val="24"/>
          <w:lang w:val="am-ET"/>
        </w:rPr>
        <w:t xml:space="preserve">ነው፡፡ </w:t>
      </w:r>
      <w:r>
        <w:rPr>
          <w:rFonts w:ascii="Power Geez Unicode1" w:hAnsi="Power Geez Unicode1" w:cs="Power Geez Unicode1"/>
          <w:sz w:val="24"/>
          <w:szCs w:val="24"/>
          <w:lang w:val="en-GB"/>
        </w:rPr>
        <w:t xml:space="preserve">አረም በተወሰኑ የሰብል የእድገት ደረጃ ላይ </w:t>
      </w:r>
      <w:r>
        <w:rPr>
          <w:rFonts w:ascii="Power Geez Unicode1" w:hAnsi="Power Geez Unicode1" w:cs="Power Geez Unicode1"/>
          <w:sz w:val="24"/>
          <w:szCs w:val="24"/>
          <w:lang w:val="am-ET"/>
        </w:rPr>
        <w:t xml:space="preserve">የንጥረ ነገሮች ሽሚያ በማድረግ </w:t>
      </w:r>
      <w:r>
        <w:rPr>
          <w:rFonts w:ascii="Power Geez Unicode1" w:hAnsi="Power Geez Unicode1" w:cs="Power Geez Unicode1"/>
          <w:sz w:val="24"/>
          <w:szCs w:val="24"/>
          <w:lang w:val="en-GB"/>
        </w:rPr>
        <w:t xml:space="preserve">ከፍተኛ የሆነ ምርት ቅነሳ እንደሚያደርስ </w:t>
      </w:r>
      <w:r>
        <w:rPr>
          <w:rFonts w:ascii="Power Geez Unicode1" w:hAnsi="Power Geez Unicode1" w:cs="Power Geez Unicode1"/>
          <w:sz w:val="24"/>
          <w:szCs w:val="24"/>
          <w:lang w:val="am-ET"/>
        </w:rPr>
        <w:t>ስለሚታወቅ በወ</w:t>
      </w:r>
      <w:r>
        <w:rPr>
          <w:rFonts w:ascii="Power Geez Unicode1" w:hAnsi="Power Geez Unicode1" w:cs="Power Geez Unicode1"/>
          <w:sz w:val="24"/>
          <w:szCs w:val="24"/>
          <w:lang w:val="en-GB"/>
        </w:rPr>
        <w:t>ቅ</w:t>
      </w:r>
      <w:r>
        <w:rPr>
          <w:rFonts w:ascii="Power Geez Unicode1" w:hAnsi="Power Geez Unicode1" w:cs="Power Geez Unicode1"/>
          <w:sz w:val="24"/>
          <w:szCs w:val="24"/>
          <w:lang w:val="am-ET"/>
        </w:rPr>
        <w:t xml:space="preserve">ቱ </w:t>
      </w:r>
      <w:r>
        <w:rPr>
          <w:rFonts w:ascii="Power Geez Unicode1" w:hAnsi="Power Geez Unicode1" w:cs="Power Geez Unicode1"/>
          <w:sz w:val="24"/>
          <w:szCs w:val="24"/>
          <w:lang w:val="en-GB"/>
        </w:rPr>
        <w:t>መቆጣጠር አስፈላጊ ነው።  ይህ</w:t>
      </w:r>
      <w:r>
        <w:rPr>
          <w:rFonts w:ascii="Power Geez Unicode1" w:hAnsi="Power Geez Unicode1" w:cs="Power Geez Unicode1"/>
          <w:sz w:val="24"/>
          <w:szCs w:val="24"/>
          <w:lang w:val="am-ET"/>
        </w:rPr>
        <w:t xml:space="preserve">ን </w:t>
      </w:r>
      <w:r>
        <w:rPr>
          <w:rFonts w:ascii="Power Geez Unicode1" w:hAnsi="Power Geez Unicode1" w:cs="Power Geez Unicode1"/>
          <w:sz w:val="24"/>
          <w:szCs w:val="24"/>
          <w:lang w:val="en-GB"/>
        </w:rPr>
        <w:t>የሰብል ምርት ቅነሳን ለመከላከል የሚያስችል የአረም መቆጣጠሪያ ዘዴ</w:t>
      </w:r>
      <w:r>
        <w:rPr>
          <w:rFonts w:ascii="Power Geez Unicode1" w:hAnsi="Power Geez Unicode1" w:cs="Power Geez Unicode1"/>
          <w:sz w:val="24"/>
          <w:szCs w:val="24"/>
          <w:lang w:val="am-ET"/>
        </w:rPr>
        <w:t>ና</w:t>
      </w:r>
      <w:r>
        <w:rPr>
          <w:rFonts w:ascii="Power Geez Unicode1" w:hAnsi="Power Geez Unicode1" w:cs="Power Geez Unicode1"/>
          <w:sz w:val="24"/>
          <w:szCs w:val="24"/>
          <w:lang w:val="en-GB"/>
        </w:rPr>
        <w:t xml:space="preserve"> የሚተገበርበት ወሳኝ ጊዜን ማወ</w:t>
      </w:r>
      <w:r>
        <w:rPr>
          <w:rFonts w:ascii="Power Geez Unicode1" w:hAnsi="Power Geez Unicode1" w:cs="Power Geez Unicode1"/>
          <w:sz w:val="24"/>
          <w:szCs w:val="24"/>
          <w:lang w:val="am-ET"/>
        </w:rPr>
        <w:t>ቅ</w:t>
      </w:r>
      <w:r>
        <w:rPr>
          <w:rFonts w:ascii="Power Geez Unicode1" w:hAnsi="Power Geez Unicode1" w:cs="Power Geez Unicode1"/>
          <w:sz w:val="24"/>
          <w:szCs w:val="24"/>
          <w:lang w:val="en-GB"/>
        </w:rPr>
        <w:t xml:space="preserve"> የሰው ጉልበትን በአግባቡ ለመጠቀም ስለሚረዳ ነው፡፡ የአረም ቁጥጥር ሂደቱን</w:t>
      </w:r>
      <w:r>
        <w:rPr>
          <w:rFonts w:ascii="Power Geez Unicode1" w:hAnsi="Power Geez Unicode1" w:cs="Power Geez Unicode1"/>
          <w:sz w:val="24"/>
          <w:szCs w:val="24"/>
          <w:lang w:val="am-ET"/>
        </w:rPr>
        <w:t>ም</w:t>
      </w:r>
      <w:r>
        <w:rPr>
          <w:rFonts w:ascii="Power Geez Unicode1" w:hAnsi="Power Geez Unicode1" w:cs="Power Geez Unicode1"/>
          <w:sz w:val="24"/>
          <w:szCs w:val="24"/>
          <w:lang w:val="en-GB"/>
        </w:rPr>
        <w:t xml:space="preserve"> ጊዜ እና ወጪ ቆጣቢ ያደርገዋል። የአረም ቁጥጥር በአረም ምክንያት የሚደርሰውን ጉዳት በመቀነስ ምርታማነትን ማሳደግ ነው።</w:t>
      </w:r>
    </w:p>
    <w:p w14:paraId="4513C326" w14:textId="77777777" w:rsidR="00496375" w:rsidRDefault="00496375">
      <w:pPr>
        <w:spacing w:after="0" w:line="360" w:lineRule="auto"/>
        <w:jc w:val="both"/>
        <w:rPr>
          <w:rFonts w:ascii="Power Geez Unicode1" w:hAnsi="Power Geez Unicode1" w:cs="Power Geez Unicode1"/>
          <w:bCs/>
          <w:color w:val="202124"/>
          <w:sz w:val="24"/>
          <w:szCs w:val="24"/>
          <w:lang w:val="am-ET"/>
        </w:rPr>
      </w:pPr>
    </w:p>
    <w:p w14:paraId="22326A24" w14:textId="77777777" w:rsidR="00496375" w:rsidRDefault="00496375">
      <w:pPr>
        <w:spacing w:after="0" w:line="360" w:lineRule="auto"/>
        <w:jc w:val="both"/>
        <w:rPr>
          <w:rFonts w:ascii="Power Geez Unicode1" w:hAnsi="Power Geez Unicode1" w:cs="Power Geez Unicode1"/>
          <w:sz w:val="24"/>
          <w:lang w:val="en-GB"/>
        </w:rPr>
      </w:pPr>
      <w:r>
        <w:rPr>
          <w:rFonts w:ascii="Power Geez Unicode1" w:hAnsi="Power Geez Unicode1" w:cs="Power Geez Unicode1"/>
          <w:sz w:val="24"/>
          <w:lang w:val="am-ET"/>
        </w:rPr>
        <w:t>የ</w:t>
      </w:r>
      <w:r>
        <w:rPr>
          <w:rFonts w:ascii="Power Geez Unicode1" w:hAnsi="Power Geez Unicode1" w:cs="Power Geez Unicode1"/>
          <w:sz w:val="24"/>
        </w:rPr>
        <w:t xml:space="preserve">ጤፍ </w:t>
      </w:r>
      <w:r>
        <w:rPr>
          <w:rFonts w:ascii="Power Geez Unicode1" w:hAnsi="Power Geez Unicode1" w:cs="Power Geez Unicode1"/>
          <w:sz w:val="24"/>
          <w:lang w:val="am-ET"/>
        </w:rPr>
        <w:t xml:space="preserve">ሰብል </w:t>
      </w:r>
      <w:r>
        <w:rPr>
          <w:rFonts w:ascii="Power Geez Unicode1" w:hAnsi="Power Geez Unicode1" w:cs="Power Geez Unicode1"/>
          <w:sz w:val="24"/>
        </w:rPr>
        <w:t>አረምን የመቋቋም አቅም የ</w:t>
      </w:r>
      <w:r>
        <w:rPr>
          <w:rFonts w:ascii="Power Geez Unicode1" w:hAnsi="Power Geez Unicode1" w:cs="Power Geez Unicode1"/>
          <w:sz w:val="24"/>
          <w:lang w:val="am-ET"/>
        </w:rPr>
        <w:t>ሌለው ሲሆን</w:t>
      </w:r>
      <w:r>
        <w:rPr>
          <w:rFonts w:ascii="Power Geez Unicode1" w:hAnsi="Power Geez Unicode1" w:cs="Power Geez Unicode1"/>
          <w:sz w:val="24"/>
        </w:rPr>
        <w:t xml:space="preserve"> ከ60 በላይ የተለያዩ </w:t>
      </w:r>
      <w:r>
        <w:rPr>
          <w:rFonts w:ascii="Power Geez Unicode1" w:hAnsi="Power Geez Unicode1" w:cs="Power Geez Unicode1"/>
          <w:sz w:val="24"/>
          <w:lang w:val="am-ET"/>
        </w:rPr>
        <w:t xml:space="preserve">ቅጠለ ሰፋፍና የሣር </w:t>
      </w:r>
      <w:r>
        <w:rPr>
          <w:rFonts w:ascii="Power Geez Unicode1" w:hAnsi="Power Geez Unicode1" w:cs="Power Geez Unicode1"/>
          <w:sz w:val="24"/>
        </w:rPr>
        <w:t xml:space="preserve">የአረም አይነቶች </w:t>
      </w:r>
      <w:r>
        <w:rPr>
          <w:rFonts w:ascii="Power Geez Unicode1" w:hAnsi="Power Geez Unicode1" w:cs="Power Geez Unicode1"/>
          <w:sz w:val="24"/>
          <w:lang w:val="am-ET"/>
        </w:rPr>
        <w:t>እንደሚጠቃ ታውቋል</w:t>
      </w:r>
      <w:r>
        <w:rPr>
          <w:rFonts w:ascii="Power Geez Unicode1" w:hAnsi="Power Geez Unicode1" w:cs="Power Geez Unicode1"/>
          <w:sz w:val="24"/>
        </w:rPr>
        <w:t xml:space="preserve">፡፡ </w:t>
      </w:r>
      <w:r>
        <w:rPr>
          <w:rFonts w:ascii="Power Geez Unicode1" w:hAnsi="Power Geez Unicode1" w:cs="Power Geez Unicode1"/>
          <w:sz w:val="24"/>
          <w:lang w:val="am-ET"/>
        </w:rPr>
        <w:t xml:space="preserve">ስለሆነም ለጤፍ ሰብል የአረም ቁጥጥር ማድረግ እጅግ ወሳኝ ነው፡፡ </w:t>
      </w:r>
      <w:r>
        <w:rPr>
          <w:rFonts w:ascii="Power Geez Unicode1" w:hAnsi="Power Geez Unicode1" w:cs="Power Geez Unicode1"/>
          <w:sz w:val="24"/>
          <w:lang w:val="en-GB"/>
        </w:rPr>
        <w:t>ጤፍ ተዘርቶ ከ3 እስካ 7 ሳምን</w:t>
      </w:r>
      <w:r>
        <w:rPr>
          <w:rFonts w:ascii="Power Geez Unicode1" w:hAnsi="Power Geez Unicode1" w:cs="Power Geez Unicode1"/>
          <w:sz w:val="24"/>
        </w:rPr>
        <w:t>ታ</w:t>
      </w:r>
      <w:r>
        <w:rPr>
          <w:rFonts w:ascii="Power Geez Unicode1" w:hAnsi="Power Geez Unicode1" w:cs="Power Geez Unicode1"/>
          <w:sz w:val="24"/>
          <w:lang w:val="en-GB"/>
        </w:rPr>
        <w:t xml:space="preserve">ት ወይም </w:t>
      </w:r>
      <w:r>
        <w:rPr>
          <w:rFonts w:ascii="Power Geez Unicode1" w:hAnsi="Power Geez Unicode1" w:cs="Power Geez Unicode1"/>
          <w:sz w:val="24"/>
        </w:rPr>
        <w:t xml:space="preserve">በሰብሉ ቀዘባ ጅማሮ እና መዘርዘር ከመጀመሩ በፊት ባለው ጊዜ ውስጥ (between early-tillering and pre-heading stage) </w:t>
      </w:r>
      <w:r>
        <w:rPr>
          <w:rFonts w:ascii="Power Geez Unicode1" w:hAnsi="Power Geez Unicode1" w:cs="Power Geez Unicode1"/>
          <w:sz w:val="24"/>
          <w:lang w:val="en-GB"/>
        </w:rPr>
        <w:t xml:space="preserve">ከአረም ነፃ መሆን አለበት፡፡ ማንኛውም የአረም ቁጥጥር ዘዴዎች ከመተግበራቸው በፊት የአየር ሁኔታን እና የሰብል እድገት ደረጃን ግምት ውስጥ ማስገባት አለባቸው፡፡ </w:t>
      </w:r>
    </w:p>
    <w:p w14:paraId="031E98AF" w14:textId="77777777" w:rsidR="00496375" w:rsidRDefault="00496375">
      <w:pPr>
        <w:spacing w:after="0" w:line="240" w:lineRule="auto"/>
        <w:jc w:val="both"/>
        <w:rPr>
          <w:rFonts w:ascii="Power Geez Unicode1" w:hAnsi="Power Geez Unicode1" w:cs="Power Geez Unicode1"/>
          <w:b/>
          <w:bCs/>
          <w:sz w:val="24"/>
          <w:lang w:val="en-GB"/>
        </w:rPr>
      </w:pPr>
    </w:p>
    <w:p w14:paraId="47D42E7E" w14:textId="77777777" w:rsidR="00496375" w:rsidRDefault="00496375">
      <w:pPr>
        <w:spacing w:after="240" w:line="360" w:lineRule="auto"/>
        <w:jc w:val="both"/>
        <w:rPr>
          <w:rFonts w:ascii="Power Geez Unicode1" w:hAnsi="Power Geez Unicode1" w:cs="Power Geez Unicode1"/>
          <w:b/>
          <w:bCs/>
          <w:color w:val="202124"/>
          <w:sz w:val="24"/>
          <w:szCs w:val="24"/>
          <w:lang w:val="en-GB"/>
        </w:rPr>
      </w:pPr>
      <w:r>
        <w:rPr>
          <w:rFonts w:ascii="Nyala" w:hAnsi="Nyala" w:cs="Nyala"/>
          <w:b/>
          <w:bCs/>
          <w:color w:val="202124"/>
          <w:sz w:val="24"/>
          <w:szCs w:val="24"/>
          <w:lang w:val="en-GB"/>
        </w:rPr>
        <w:t>የ</w:t>
      </w:r>
      <w:r>
        <w:rPr>
          <w:rFonts w:ascii="Power Geez Unicode1" w:hAnsi="Power Geez Unicode1" w:cs="Power Geez Unicode1"/>
          <w:b/>
          <w:bCs/>
          <w:color w:val="202124"/>
          <w:sz w:val="24"/>
          <w:szCs w:val="24"/>
          <w:lang w:val="en-GB"/>
        </w:rPr>
        <w:t>አረም ቁጥጥር ዘዴ እና ስልታዊ አካሄዶች</w:t>
      </w:r>
    </w:p>
    <w:p w14:paraId="3208651A" w14:textId="77777777" w:rsidR="00496375" w:rsidRDefault="00496375">
      <w:pPr>
        <w:spacing w:after="0" w:line="360" w:lineRule="auto"/>
        <w:jc w:val="both"/>
        <w:rPr>
          <w:rFonts w:ascii="Power Geez Unicode1" w:hAnsi="Power Geez Unicode1" w:cs="Power Geez Unicode1"/>
          <w:color w:val="202124"/>
          <w:sz w:val="24"/>
          <w:szCs w:val="24"/>
          <w:lang w:val="am-ET"/>
        </w:rPr>
      </w:pPr>
      <w:r>
        <w:rPr>
          <w:rFonts w:ascii="Power Geez Unicode1" w:hAnsi="Power Geez Unicode1" w:cs="Power Geez Unicode1"/>
          <w:sz w:val="24"/>
          <w:szCs w:val="24"/>
          <w:lang w:val="en-GB"/>
        </w:rPr>
        <w:t xml:space="preserve">ሁለት ዋና  </w:t>
      </w:r>
      <w:r>
        <w:rPr>
          <w:rFonts w:ascii="Power Geez Unicode1" w:hAnsi="Power Geez Unicode1" w:cs="Power Geez Unicode1"/>
          <w:color w:val="202124"/>
          <w:sz w:val="24"/>
          <w:szCs w:val="24"/>
          <w:lang w:val="en-GB"/>
        </w:rPr>
        <w:t xml:space="preserve">የአረም ቁጥጥር ዘዴዎች </w:t>
      </w:r>
      <w:r>
        <w:rPr>
          <w:rFonts w:ascii="Power Geez Unicode1" w:hAnsi="Power Geez Unicode1" w:cs="Power Geez Unicode1"/>
          <w:color w:val="202124"/>
          <w:sz w:val="24"/>
          <w:szCs w:val="24"/>
          <w:lang w:val="am-ET"/>
        </w:rPr>
        <w:t>ያሉ ሲሆን</w:t>
      </w:r>
      <w:r>
        <w:rPr>
          <w:rFonts w:ascii="Power Geez Unicode1" w:hAnsi="Power Geez Unicode1" w:cs="Power Geez Unicode1"/>
          <w:color w:val="202124"/>
          <w:sz w:val="24"/>
          <w:szCs w:val="24"/>
          <w:lang w:val="en-GB"/>
        </w:rPr>
        <w:t xml:space="preserve"> እነሱም 1ኛ</w:t>
      </w:r>
      <w:r>
        <w:rPr>
          <w:rFonts w:ascii="Power Geez Unicode1" w:hAnsi="Power Geez Unicode1" w:cs="Power Geez Unicode1"/>
          <w:color w:val="202124"/>
          <w:sz w:val="24"/>
          <w:szCs w:val="24"/>
          <w:lang w:val="am-ET"/>
        </w:rPr>
        <w:t>/</w:t>
      </w:r>
      <w:r>
        <w:rPr>
          <w:rFonts w:ascii="Power Geez Unicode1" w:hAnsi="Power Geez Unicode1" w:cs="Power Geez Unicode1"/>
          <w:color w:val="202124"/>
          <w:sz w:val="24"/>
          <w:szCs w:val="24"/>
          <w:lang w:val="en-GB"/>
        </w:rPr>
        <w:t xml:space="preserve"> በመከላከል ላይ የተመሰረተ የአረም ቁጥጥር ዘዴ እና</w:t>
      </w:r>
      <w:r>
        <w:rPr>
          <w:rFonts w:ascii="Power Geez Unicode1" w:hAnsi="Power Geez Unicode1" w:cs="Power Geez Unicode1"/>
          <w:color w:val="202124"/>
          <w:sz w:val="24"/>
          <w:szCs w:val="24"/>
          <w:lang w:val="am-ET"/>
        </w:rPr>
        <w:t xml:space="preserve"> </w:t>
      </w:r>
      <w:r>
        <w:rPr>
          <w:rFonts w:ascii="Power Geez Unicode1" w:hAnsi="Power Geez Unicode1" w:cs="Power Geez Unicode1"/>
          <w:color w:val="202124"/>
          <w:sz w:val="24"/>
          <w:szCs w:val="24"/>
          <w:lang w:val="en-GB"/>
        </w:rPr>
        <w:t>2ኛ</w:t>
      </w:r>
      <w:r>
        <w:rPr>
          <w:rFonts w:ascii="Power Geez Unicode1" w:hAnsi="Power Geez Unicode1" w:cs="Power Geez Unicode1"/>
          <w:color w:val="202124"/>
          <w:sz w:val="24"/>
          <w:szCs w:val="24"/>
          <w:lang w:val="am-ET"/>
        </w:rPr>
        <w:t>/</w:t>
      </w:r>
      <w:r>
        <w:rPr>
          <w:rFonts w:ascii="Power Geez Unicode1" w:hAnsi="Power Geez Unicode1" w:cs="Power Geez Unicode1"/>
          <w:color w:val="202124"/>
          <w:sz w:val="24"/>
          <w:szCs w:val="24"/>
          <w:lang w:val="en-GB"/>
        </w:rPr>
        <w:t xml:space="preserve"> ሰብሉ ከመዘራቱ በፊትና በኋላ የሚደረግ የአረም ቁጥጥር ዘዴ</w:t>
      </w:r>
      <w:r>
        <w:rPr>
          <w:rFonts w:ascii="Power Geez Unicode1" w:hAnsi="Power Geez Unicode1" w:cs="Power Geez Unicode1"/>
          <w:color w:val="202124"/>
          <w:sz w:val="24"/>
          <w:szCs w:val="24"/>
          <w:lang w:val="am-ET"/>
        </w:rPr>
        <w:t xml:space="preserve"> ናቸው፡፡</w:t>
      </w:r>
    </w:p>
    <w:p w14:paraId="071B7250" w14:textId="77777777" w:rsidR="00496375" w:rsidRDefault="00496375">
      <w:pPr>
        <w:spacing w:before="240" w:after="120" w:line="360" w:lineRule="auto"/>
        <w:jc w:val="both"/>
        <w:rPr>
          <w:rFonts w:ascii="Power Geez Unicode1" w:hAnsi="Power Geez Unicode1" w:cs="Power Geez Unicode1"/>
          <w:b/>
          <w:bCs/>
          <w:sz w:val="24"/>
          <w:szCs w:val="24"/>
          <w:lang w:val="en-GB"/>
        </w:rPr>
      </w:pPr>
      <w:r>
        <w:rPr>
          <w:rFonts w:ascii="Power Geez Unicode1" w:hAnsi="Power Geez Unicode1" w:cs="Power Geez Unicode1"/>
          <w:b/>
          <w:bCs/>
          <w:sz w:val="24"/>
          <w:szCs w:val="24"/>
          <w:lang w:val="en-GB"/>
        </w:rPr>
        <w:t xml:space="preserve">የአረም መከላከያ ዘዴዎች </w:t>
      </w:r>
    </w:p>
    <w:p w14:paraId="42FD0EB3" w14:textId="77777777" w:rsidR="00496375" w:rsidRDefault="00496375">
      <w:pPr>
        <w:numPr>
          <w:ilvl w:val="0"/>
          <w:numId w:val="29"/>
        </w:numPr>
        <w:spacing w:after="0" w:line="360" w:lineRule="auto"/>
        <w:ind w:left="426" w:hanging="256"/>
        <w:contextualSpacing/>
        <w:jc w:val="both"/>
        <w:rPr>
          <w:rFonts w:ascii="Power Geez Unicode1" w:hAnsi="Power Geez Unicode1" w:cs="Power Geez Unicode1"/>
          <w:color w:val="202124"/>
          <w:sz w:val="24"/>
          <w:szCs w:val="24"/>
        </w:rPr>
      </w:pPr>
      <w:r>
        <w:rPr>
          <w:rFonts w:ascii="Power Geez Unicode1" w:hAnsi="Power Geez Unicode1" w:cs="Power Geez Unicode1"/>
          <w:color w:val="202124"/>
          <w:sz w:val="24"/>
          <w:szCs w:val="24"/>
        </w:rPr>
        <w:t>ከአረም ነጻ የሆነ የሰብል ዘር መጠቀም፣</w:t>
      </w:r>
    </w:p>
    <w:p w14:paraId="0129C63E" w14:textId="77777777" w:rsidR="00496375" w:rsidRDefault="00496375">
      <w:pPr>
        <w:numPr>
          <w:ilvl w:val="0"/>
          <w:numId w:val="29"/>
        </w:numPr>
        <w:spacing w:after="0" w:line="360" w:lineRule="auto"/>
        <w:ind w:left="426" w:hanging="256"/>
        <w:contextualSpacing/>
        <w:jc w:val="both"/>
        <w:rPr>
          <w:rFonts w:ascii="Power Geez Unicode1" w:hAnsi="Power Geez Unicode1" w:cs="Power Geez Unicode1"/>
          <w:color w:val="202124"/>
          <w:sz w:val="24"/>
          <w:szCs w:val="24"/>
        </w:rPr>
      </w:pPr>
      <w:r>
        <w:rPr>
          <w:rFonts w:ascii="Power Geez Unicode1" w:hAnsi="Power Geez Unicode1" w:cs="Power Geez Unicode1"/>
          <w:color w:val="202124"/>
          <w:sz w:val="24"/>
          <w:szCs w:val="24"/>
        </w:rPr>
        <w:t>ንጹህ የእርሻ መሳሪያዎችን መጠቀም፣</w:t>
      </w:r>
    </w:p>
    <w:p w14:paraId="3AA6EA80" w14:textId="77777777" w:rsidR="00496375" w:rsidRDefault="00496375">
      <w:pPr>
        <w:numPr>
          <w:ilvl w:val="0"/>
          <w:numId w:val="29"/>
        </w:numPr>
        <w:spacing w:after="0" w:line="360" w:lineRule="auto"/>
        <w:ind w:left="426" w:hanging="256"/>
        <w:contextualSpacing/>
        <w:jc w:val="both"/>
        <w:rPr>
          <w:rFonts w:ascii="Power Geez Unicode1" w:hAnsi="Power Geez Unicode1" w:cs="Power Geez Unicode1"/>
          <w:color w:val="202124"/>
          <w:sz w:val="24"/>
          <w:szCs w:val="24"/>
        </w:rPr>
      </w:pPr>
      <w:r>
        <w:rPr>
          <w:rFonts w:ascii="Power Geez Unicode1" w:hAnsi="Power Geez Unicode1" w:cs="Power Geez Unicode1"/>
          <w:color w:val="202124"/>
          <w:sz w:val="24"/>
          <w:szCs w:val="24"/>
        </w:rPr>
        <w:t xml:space="preserve">በአጨዳ ወቅት አረሞችንና ሰብሉን ለይቶ ማጨድ፣ </w:t>
      </w:r>
    </w:p>
    <w:p w14:paraId="307F1043" w14:textId="77777777" w:rsidR="00496375" w:rsidRDefault="00496375">
      <w:pPr>
        <w:numPr>
          <w:ilvl w:val="0"/>
          <w:numId w:val="29"/>
        </w:numPr>
        <w:spacing w:after="0" w:line="360" w:lineRule="auto"/>
        <w:ind w:left="426" w:hanging="256"/>
        <w:contextualSpacing/>
        <w:jc w:val="both"/>
        <w:rPr>
          <w:rFonts w:ascii="Power Geez Unicode1" w:hAnsi="Power Geez Unicode1" w:cs="Power Geez Unicode1"/>
          <w:sz w:val="24"/>
          <w:szCs w:val="24"/>
        </w:rPr>
      </w:pPr>
      <w:r>
        <w:rPr>
          <w:rFonts w:ascii="Power Geez Unicode1" w:hAnsi="Power Geez Unicode1" w:cs="Power Geez Unicode1"/>
          <w:color w:val="202124"/>
          <w:sz w:val="24"/>
          <w:szCs w:val="24"/>
        </w:rPr>
        <w:t xml:space="preserve">ከአረም ነፃ የሆነ ሰብል </w:t>
      </w:r>
      <w:r>
        <w:rPr>
          <w:rFonts w:ascii="Power Geez Unicode1" w:hAnsi="Power Geez Unicode1" w:cs="Power Geez Unicode1"/>
          <w:color w:val="202124"/>
          <w:sz w:val="24"/>
          <w:szCs w:val="24"/>
          <w:lang w:val="am-ET"/>
        </w:rPr>
        <w:t xml:space="preserve">በንጹህ አውድማ </w:t>
      </w:r>
      <w:r>
        <w:rPr>
          <w:rFonts w:ascii="Power Geez Unicode1" w:hAnsi="Power Geez Unicode1" w:cs="Power Geez Unicode1"/>
          <w:color w:val="202124"/>
          <w:sz w:val="24"/>
          <w:szCs w:val="24"/>
        </w:rPr>
        <w:t>መውቃት ናቸው፡፡</w:t>
      </w:r>
    </w:p>
    <w:p w14:paraId="159F9E87" w14:textId="77777777" w:rsidR="00496375" w:rsidRDefault="00496375">
      <w:pPr>
        <w:spacing w:before="240" w:after="240" w:line="360" w:lineRule="auto"/>
        <w:jc w:val="both"/>
        <w:rPr>
          <w:rFonts w:ascii="Power Geez Unicode1" w:hAnsi="Power Geez Unicode1" w:cs="Power Geez Unicode1"/>
          <w:b/>
          <w:bCs/>
          <w:color w:val="202124"/>
          <w:sz w:val="24"/>
          <w:szCs w:val="24"/>
          <w:lang w:val="en-GB"/>
        </w:rPr>
      </w:pPr>
      <w:r>
        <w:rPr>
          <w:rFonts w:ascii="Power Geez Unicode1" w:hAnsi="Power Geez Unicode1" w:cs="Power Geez Unicode1"/>
          <w:b/>
          <w:color w:val="202124"/>
          <w:sz w:val="24"/>
          <w:szCs w:val="24"/>
          <w:lang w:val="en-GB"/>
        </w:rPr>
        <w:t>ባህላዊ የመቆጣጠሪያ ዘዴዎች</w:t>
      </w:r>
    </w:p>
    <w:p w14:paraId="27915FC3" w14:textId="77777777" w:rsidR="00496375" w:rsidRDefault="00496375">
      <w:pPr>
        <w:spacing w:after="240" w:line="360" w:lineRule="auto"/>
        <w:jc w:val="both"/>
        <w:rPr>
          <w:rFonts w:ascii="Power Geez Unicode1" w:hAnsi="Power Geez Unicode1" w:cs="Power Geez Unicode1"/>
          <w:color w:val="202124"/>
          <w:sz w:val="24"/>
          <w:szCs w:val="24"/>
          <w:lang w:val="en-GB"/>
        </w:rPr>
      </w:pPr>
      <w:r>
        <w:rPr>
          <w:rFonts w:ascii="Power Geez Unicode1" w:hAnsi="Power Geez Unicode1" w:cs="Power Geez Unicode1"/>
          <w:b/>
          <w:bCs/>
          <w:sz w:val="24"/>
          <w:szCs w:val="24"/>
          <w:lang w:val="en-GB"/>
        </w:rPr>
        <w:t>ሀ. ማሳ ዝግጅት</w:t>
      </w:r>
      <w:r>
        <w:rPr>
          <w:rFonts w:ascii="Power Geez Unicode1" w:hAnsi="Power Geez Unicode1" w:cs="Power Geez Unicode1"/>
          <w:b/>
          <w:bCs/>
          <w:sz w:val="24"/>
          <w:szCs w:val="24"/>
        </w:rPr>
        <w:t xml:space="preserve">፣ </w:t>
      </w:r>
      <w:r>
        <w:rPr>
          <w:rFonts w:ascii="Power Geez Unicode1" w:eastAsia="Times New Roman" w:hAnsi="Power Geez Unicode1" w:cs="Power Geez Unicode1"/>
          <w:sz w:val="24"/>
          <w:szCs w:val="24"/>
          <w:lang w:val="en-GB"/>
        </w:rPr>
        <w:t xml:space="preserve">ለጤፍ ሰብል የሚዘጋጅ ማሳ በሚገባ የለሰለሰ /የተስተካከለ </w:t>
      </w:r>
      <w:r>
        <w:rPr>
          <w:rFonts w:ascii="Power Geez Unicode1" w:eastAsia="Times New Roman" w:hAnsi="Power Geez Unicode1" w:cs="Power Geez Unicode1"/>
          <w:sz w:val="24"/>
          <w:szCs w:val="24"/>
          <w:lang w:val="am-ET"/>
        </w:rPr>
        <w:t xml:space="preserve">ከአረም ነጻ </w:t>
      </w:r>
      <w:r>
        <w:rPr>
          <w:rFonts w:ascii="Power Geez Unicode1" w:eastAsia="Times New Roman" w:hAnsi="Power Geez Unicode1" w:cs="Power Geez Unicode1"/>
          <w:sz w:val="24"/>
          <w:szCs w:val="24"/>
          <w:lang w:val="en-GB"/>
        </w:rPr>
        <w:t xml:space="preserve">መሆን ይኖርበታል፡፡ </w:t>
      </w:r>
      <w:r>
        <w:rPr>
          <w:rFonts w:ascii="Power Geez Unicode1" w:eastAsia="Times New Roman" w:hAnsi="Power Geez Unicode1" w:cs="Power Geez Unicode1"/>
          <w:sz w:val="24"/>
          <w:szCs w:val="24"/>
          <w:lang w:val="am-ET"/>
        </w:rPr>
        <w:t>በዚህ ዘዴ</w:t>
      </w:r>
      <w:r>
        <w:rPr>
          <w:rFonts w:ascii="Power Geez Unicode1" w:hAnsi="Power Geez Unicode1" w:cs="Power Geez Unicode1"/>
          <w:color w:val="000000"/>
          <w:sz w:val="24"/>
          <w:szCs w:val="24"/>
          <w:lang w:val="en-GB"/>
        </w:rPr>
        <w:t xml:space="preserve"> </w:t>
      </w:r>
      <w:r>
        <w:rPr>
          <w:rFonts w:ascii="Power Geez Unicode1" w:hAnsi="Power Geez Unicode1" w:cs="Power Geez Unicode1"/>
          <w:color w:val="202124"/>
          <w:sz w:val="24"/>
          <w:szCs w:val="24"/>
          <w:lang w:val="en-GB"/>
        </w:rPr>
        <w:t>በደረቅ/በጋ ማረስ አረሙን ለፀሀይ በማጋለጥ በአፈር ውስጥ ያሉ የአረም ዘር ክምችቶችን እንዲቀነሱ ይረዳል፡፡</w:t>
      </w:r>
    </w:p>
    <w:p w14:paraId="0F137098" w14:textId="77777777" w:rsidR="00496375" w:rsidRDefault="00496375">
      <w:pPr>
        <w:spacing w:after="240" w:line="360" w:lineRule="auto"/>
        <w:jc w:val="both"/>
        <w:rPr>
          <w:rFonts w:ascii="Power Geez Unicode1" w:hAnsi="Power Geez Unicode1" w:cs="Power Geez Unicode1"/>
          <w:sz w:val="24"/>
          <w:szCs w:val="24"/>
          <w:lang w:val="en-GB"/>
        </w:rPr>
      </w:pPr>
      <w:r>
        <w:rPr>
          <w:rFonts w:ascii="Power Geez Unicode1" w:hAnsi="Power Geez Unicode1" w:cs="Power Geez Unicode1"/>
          <w:b/>
          <w:bCs/>
          <w:sz w:val="24"/>
          <w:szCs w:val="24"/>
        </w:rPr>
        <w:t>ለ</w:t>
      </w:r>
      <w:r>
        <w:rPr>
          <w:rFonts w:ascii="Power Geez Unicode1" w:hAnsi="Power Geez Unicode1" w:cs="Power Geez Unicode1"/>
          <w:b/>
          <w:bCs/>
          <w:sz w:val="24"/>
          <w:szCs w:val="24"/>
          <w:lang w:val="en-GB"/>
        </w:rPr>
        <w:t>. የዘር መጠን</w:t>
      </w:r>
      <w:r>
        <w:rPr>
          <w:rFonts w:ascii="Power Geez Unicode1" w:hAnsi="Power Geez Unicode1" w:cs="Power Geez Unicode1"/>
          <w:b/>
          <w:bCs/>
          <w:sz w:val="24"/>
          <w:szCs w:val="24"/>
        </w:rPr>
        <w:t xml:space="preserve">፣ </w:t>
      </w:r>
      <w:r>
        <w:rPr>
          <w:rFonts w:ascii="Power Geez Unicode1" w:hAnsi="Power Geez Unicode1" w:cs="Power Geez Unicode1"/>
          <w:sz w:val="24"/>
          <w:szCs w:val="24"/>
        </w:rPr>
        <w:t>ትክክለኛ የዘር መጠን</w:t>
      </w:r>
      <w:r>
        <w:rPr>
          <w:rFonts w:ascii="Power Geez Unicode1" w:hAnsi="Power Geez Unicode1" w:cs="Power Geez Unicode1"/>
          <w:sz w:val="24"/>
          <w:szCs w:val="24"/>
          <w:lang w:val="en-GB"/>
        </w:rPr>
        <w:t xml:space="preserve"> መሬትን በአግባቡ </w:t>
      </w:r>
      <w:r>
        <w:rPr>
          <w:rFonts w:ascii="Power Geez Unicode1" w:hAnsi="Power Geez Unicode1" w:cs="Power Geez Unicode1"/>
          <w:sz w:val="24"/>
          <w:szCs w:val="24"/>
          <w:lang w:val="am-ET"/>
        </w:rPr>
        <w:t>በ</w:t>
      </w:r>
      <w:r>
        <w:rPr>
          <w:rFonts w:ascii="Power Geez Unicode1" w:hAnsi="Power Geez Unicode1" w:cs="Power Geez Unicode1"/>
          <w:sz w:val="24"/>
          <w:szCs w:val="24"/>
          <w:lang w:val="en-GB"/>
        </w:rPr>
        <w:t xml:space="preserve">መጠቀም </w:t>
      </w:r>
      <w:r>
        <w:rPr>
          <w:rFonts w:ascii="Power Geez Unicode1" w:hAnsi="Power Geez Unicode1" w:cs="Power Geez Unicode1"/>
          <w:sz w:val="24"/>
          <w:szCs w:val="24"/>
        </w:rPr>
        <w:t>ለ</w:t>
      </w:r>
      <w:r>
        <w:rPr>
          <w:rFonts w:ascii="Power Geez Unicode1" w:hAnsi="Power Geez Unicode1" w:cs="Power Geez Unicode1"/>
          <w:sz w:val="24"/>
          <w:szCs w:val="24"/>
          <w:lang w:val="en-GB"/>
        </w:rPr>
        <w:t xml:space="preserve">ሰብሉ </w:t>
      </w:r>
      <w:r>
        <w:rPr>
          <w:rFonts w:ascii="Power Geez Unicode1" w:hAnsi="Power Geez Unicode1" w:cs="Power Geez Unicode1"/>
          <w:sz w:val="24"/>
          <w:szCs w:val="24"/>
        </w:rPr>
        <w:t>አመቺ የእድገት ሁኔታን በመፍጠር የ</w:t>
      </w:r>
      <w:r>
        <w:rPr>
          <w:rFonts w:ascii="Power Geez Unicode1" w:hAnsi="Power Geez Unicode1" w:cs="Power Geez Unicode1"/>
          <w:sz w:val="24"/>
          <w:szCs w:val="24"/>
          <w:lang w:val="en-GB"/>
        </w:rPr>
        <w:t>አረ</w:t>
      </w:r>
      <w:r>
        <w:rPr>
          <w:rFonts w:ascii="Power Geez Unicode1" w:hAnsi="Power Geez Unicode1" w:cs="Power Geez Unicode1"/>
          <w:sz w:val="24"/>
          <w:szCs w:val="24"/>
        </w:rPr>
        <w:t xml:space="preserve">ምን እድገት በመግታት ለይ </w:t>
      </w:r>
      <w:r>
        <w:rPr>
          <w:rFonts w:ascii="Power Geez Unicode1" w:hAnsi="Power Geez Unicode1" w:cs="Power Geez Unicode1"/>
          <w:sz w:val="24"/>
          <w:szCs w:val="24"/>
          <w:lang w:val="en-GB"/>
        </w:rPr>
        <w:t xml:space="preserve">ወሳኝ ሚና ይጫወታል። </w:t>
      </w:r>
    </w:p>
    <w:p w14:paraId="77D325E5" w14:textId="77777777" w:rsidR="00496375" w:rsidRDefault="00496375">
      <w:pPr>
        <w:spacing w:after="240" w:line="360" w:lineRule="auto"/>
        <w:jc w:val="both"/>
        <w:rPr>
          <w:rFonts w:ascii="Power Geez Unicode1" w:hAnsi="Power Geez Unicode1" w:cs="Power Geez Unicode1"/>
          <w:b/>
          <w:bCs/>
          <w:sz w:val="24"/>
          <w:szCs w:val="24"/>
          <w:lang w:val="en-GB"/>
        </w:rPr>
      </w:pPr>
      <w:r>
        <w:rPr>
          <w:rFonts w:ascii="Power Geez Unicode1" w:hAnsi="Power Geez Unicode1" w:cs="Power Geez Unicode1"/>
          <w:b/>
          <w:bCs/>
          <w:sz w:val="24"/>
          <w:szCs w:val="24"/>
        </w:rPr>
        <w:t>ሐ</w:t>
      </w:r>
      <w:r>
        <w:rPr>
          <w:rFonts w:ascii="Power Geez Unicode1" w:hAnsi="Power Geez Unicode1" w:cs="Power Geez Unicode1"/>
          <w:b/>
          <w:bCs/>
          <w:sz w:val="24"/>
          <w:szCs w:val="24"/>
          <w:lang w:val="en-GB"/>
        </w:rPr>
        <w:t>. የዘር ጥልቀት</w:t>
      </w:r>
      <w:r>
        <w:rPr>
          <w:rFonts w:ascii="Power Geez Unicode1" w:hAnsi="Power Geez Unicode1" w:cs="Power Geez Unicode1"/>
          <w:b/>
          <w:bCs/>
          <w:sz w:val="24"/>
          <w:szCs w:val="24"/>
        </w:rPr>
        <w:t xml:space="preserve">፣ </w:t>
      </w:r>
      <w:r>
        <w:rPr>
          <w:rFonts w:ascii="Power Geez Unicode1" w:hAnsi="Power Geez Unicode1" w:cs="Power Geez Unicode1"/>
          <w:sz w:val="24"/>
          <w:szCs w:val="24"/>
          <w:lang w:val="en-GB"/>
        </w:rPr>
        <w:t>ተገቢውን የዘር ጥልቀት መጠበቅ ሰብሉ</w:t>
      </w:r>
      <w:r>
        <w:rPr>
          <w:rFonts w:ascii="Power Geez Unicode1" w:hAnsi="Power Geez Unicode1" w:cs="Power Geez Unicode1"/>
          <w:sz w:val="24"/>
          <w:szCs w:val="24"/>
        </w:rPr>
        <w:t xml:space="preserve"> </w:t>
      </w:r>
      <w:r>
        <w:rPr>
          <w:rFonts w:ascii="Power Geez Unicode1" w:hAnsi="Power Geez Unicode1" w:cs="Power Geez Unicode1"/>
          <w:sz w:val="24"/>
          <w:szCs w:val="24"/>
          <w:lang w:val="en-GB"/>
        </w:rPr>
        <w:t xml:space="preserve">የተስተካከለ ብቅለትና አቋም እንዲኖረው </w:t>
      </w:r>
      <w:r>
        <w:rPr>
          <w:rFonts w:ascii="Power Geez Unicode1" w:hAnsi="Power Geez Unicode1" w:cs="Power Geez Unicode1"/>
          <w:sz w:val="24"/>
          <w:szCs w:val="24"/>
          <w:lang w:val="am-ET"/>
        </w:rPr>
        <w:t>በማድረግ በ</w:t>
      </w:r>
      <w:r>
        <w:rPr>
          <w:rFonts w:ascii="Power Geez Unicode1" w:hAnsi="Power Geez Unicode1" w:cs="Power Geez Unicode1"/>
          <w:sz w:val="24"/>
          <w:szCs w:val="24"/>
          <w:lang w:val="en-GB"/>
        </w:rPr>
        <w:t xml:space="preserve">መጀመሪያ የእድገት ደረጃ </w:t>
      </w:r>
      <w:r>
        <w:rPr>
          <w:rFonts w:ascii="Power Geez Unicode1" w:hAnsi="Power Geez Unicode1" w:cs="Power Geez Unicode1"/>
          <w:sz w:val="24"/>
          <w:szCs w:val="24"/>
          <w:lang w:val="am-ET"/>
        </w:rPr>
        <w:t xml:space="preserve">የሚታየውን የአረም ሽሚያ በመቀነስ </w:t>
      </w:r>
      <w:r>
        <w:rPr>
          <w:rFonts w:ascii="Power Geez Unicode1" w:hAnsi="Power Geez Unicode1" w:cs="Power Geez Unicode1"/>
          <w:sz w:val="24"/>
          <w:szCs w:val="24"/>
          <w:lang w:val="en-GB"/>
        </w:rPr>
        <w:t>ፋይደው የጎላ ነው፡፡</w:t>
      </w:r>
    </w:p>
    <w:p w14:paraId="7A61C89C" w14:textId="77777777" w:rsidR="00496375" w:rsidRDefault="00496375">
      <w:pPr>
        <w:spacing w:after="0" w:line="360" w:lineRule="auto"/>
        <w:jc w:val="both"/>
        <w:rPr>
          <w:rFonts w:ascii="Power Geez Unicode1" w:hAnsi="Power Geez Unicode1" w:cs="Power Geez Unicode1"/>
          <w:b/>
          <w:bCs/>
          <w:sz w:val="24"/>
          <w:szCs w:val="24"/>
        </w:rPr>
      </w:pPr>
      <w:r>
        <w:rPr>
          <w:rFonts w:ascii="Power Geez Unicode1" w:hAnsi="Power Geez Unicode1" w:cs="Power Geez Unicode1"/>
          <w:b/>
          <w:bCs/>
          <w:sz w:val="24"/>
          <w:szCs w:val="24"/>
        </w:rPr>
        <w:t>መ</w:t>
      </w:r>
      <w:r>
        <w:rPr>
          <w:rFonts w:ascii="Power Geez Unicode1" w:hAnsi="Power Geez Unicode1" w:cs="Power Geez Unicode1"/>
          <w:b/>
          <w:bCs/>
          <w:sz w:val="24"/>
          <w:szCs w:val="24"/>
          <w:lang w:val="en-GB"/>
        </w:rPr>
        <w:t>. ሰብል ፈረቃ</w:t>
      </w:r>
      <w:r>
        <w:rPr>
          <w:rFonts w:ascii="Power Geez Unicode1" w:hAnsi="Power Geez Unicode1" w:cs="Power Geez Unicode1"/>
          <w:b/>
          <w:bCs/>
          <w:sz w:val="24"/>
          <w:szCs w:val="24"/>
        </w:rPr>
        <w:t xml:space="preserve">፣ </w:t>
      </w:r>
      <w:r>
        <w:rPr>
          <w:rFonts w:ascii="Power Geez Unicode1" w:hAnsi="Power Geez Unicode1" w:cs="Power Geez Unicode1"/>
          <w:sz w:val="24"/>
          <w:szCs w:val="24"/>
          <w:lang w:val="en-GB"/>
        </w:rPr>
        <w:t>ጤፍን ከቅባት</w:t>
      </w:r>
      <w:r>
        <w:rPr>
          <w:rFonts w:ascii="Power Geez Unicode1" w:hAnsi="Power Geez Unicode1" w:cs="Power Geez Unicode1"/>
          <w:sz w:val="24"/>
          <w:szCs w:val="24"/>
        </w:rPr>
        <w:t xml:space="preserve"> </w:t>
      </w:r>
      <w:r>
        <w:rPr>
          <w:rFonts w:ascii="Power Geez Unicode1" w:hAnsi="Power Geez Unicode1" w:cs="Power Geez Unicode1"/>
          <w:sz w:val="24"/>
          <w:szCs w:val="24"/>
          <w:lang w:val="en-GB"/>
        </w:rPr>
        <w:t>ወይም ከጥራጥሬ ሰብሎች</w:t>
      </w:r>
      <w:r>
        <w:rPr>
          <w:rFonts w:ascii="Power Geez Unicode1" w:hAnsi="Power Geez Unicode1" w:cs="Power Geez Unicode1"/>
          <w:sz w:val="24"/>
          <w:szCs w:val="24"/>
        </w:rPr>
        <w:t xml:space="preserve"> </w:t>
      </w:r>
      <w:r>
        <w:rPr>
          <w:rFonts w:ascii="Power Geez Unicode1" w:hAnsi="Power Geez Unicode1" w:cs="Power Geez Unicode1"/>
          <w:sz w:val="24"/>
          <w:szCs w:val="24"/>
          <w:lang w:val="en-GB"/>
        </w:rPr>
        <w:t>ጋር እያፈራረቁ መዝራት ተገቢ</w:t>
      </w:r>
      <w:r>
        <w:rPr>
          <w:rFonts w:ascii="Power Geez Unicode1" w:hAnsi="Power Geez Unicode1" w:cs="Power Geez Unicode1"/>
          <w:sz w:val="24"/>
          <w:szCs w:val="24"/>
        </w:rPr>
        <w:t xml:space="preserve"> </w:t>
      </w:r>
      <w:r>
        <w:rPr>
          <w:rFonts w:ascii="Power Geez Unicode1" w:hAnsi="Power Geez Unicode1" w:cs="Power Geez Unicode1"/>
          <w:sz w:val="24"/>
          <w:szCs w:val="24"/>
          <w:lang w:val="en-GB"/>
        </w:rPr>
        <w:t>ነው፡፡</w:t>
      </w:r>
      <w:r>
        <w:rPr>
          <w:rFonts w:ascii="Power Geez Unicode1" w:hAnsi="Power Geez Unicode1" w:cs="Power Geez Unicode1"/>
          <w:sz w:val="24"/>
          <w:szCs w:val="24"/>
        </w:rPr>
        <w:t xml:space="preserve"> ስለዚህ ሰብልን አፈራርቆ መዝራት </w:t>
      </w:r>
      <w:r>
        <w:rPr>
          <w:rFonts w:ascii="Power Geez Unicode1" w:hAnsi="Power Geez Unicode1" w:cs="Power Geez Unicode1"/>
          <w:sz w:val="24"/>
          <w:szCs w:val="24"/>
          <w:lang w:val="en-GB"/>
        </w:rPr>
        <w:t>የአስቸጋሪ</w:t>
      </w:r>
      <w:r>
        <w:rPr>
          <w:rFonts w:ascii="Power Geez Unicode1" w:hAnsi="Power Geez Unicode1" w:cs="Power Geez Unicode1"/>
          <w:sz w:val="24"/>
          <w:szCs w:val="24"/>
        </w:rPr>
        <w:t xml:space="preserve"> </w:t>
      </w:r>
      <w:r>
        <w:rPr>
          <w:rFonts w:ascii="Power Geez Unicode1" w:hAnsi="Power Geez Unicode1" w:cs="Power Geez Unicode1"/>
          <w:sz w:val="24"/>
          <w:szCs w:val="24"/>
          <w:lang w:val="en-GB"/>
        </w:rPr>
        <w:t>አረ</w:t>
      </w:r>
      <w:r>
        <w:rPr>
          <w:rFonts w:ascii="Power Geez Unicode1" w:hAnsi="Power Geez Unicode1" w:cs="Power Geez Unicode1"/>
          <w:sz w:val="24"/>
          <w:szCs w:val="24"/>
        </w:rPr>
        <w:t xml:space="preserve">ሞችን </w:t>
      </w:r>
      <w:r>
        <w:rPr>
          <w:rFonts w:ascii="Power Geez Unicode1" w:hAnsi="Power Geez Unicode1" w:cs="Power Geez Unicode1"/>
          <w:sz w:val="24"/>
          <w:szCs w:val="24"/>
          <w:lang w:val="en-GB"/>
        </w:rPr>
        <w:t>ክስተት እና ጥቃት</w:t>
      </w:r>
      <w:r>
        <w:rPr>
          <w:rFonts w:ascii="Power Geez Unicode1" w:hAnsi="Power Geez Unicode1" w:cs="Power Geez Unicode1"/>
          <w:sz w:val="24"/>
          <w:szCs w:val="24"/>
        </w:rPr>
        <w:t xml:space="preserve"> </w:t>
      </w:r>
      <w:r>
        <w:rPr>
          <w:rFonts w:ascii="Power Geez Unicode1" w:hAnsi="Power Geez Unicode1" w:cs="Power Geez Unicode1"/>
          <w:sz w:val="24"/>
          <w:szCs w:val="24"/>
          <w:lang w:val="en-GB"/>
        </w:rPr>
        <w:t>ይቀንሳል፡፡</w:t>
      </w:r>
      <w:r>
        <w:rPr>
          <w:rFonts w:ascii="Power Geez Unicode1" w:hAnsi="Power Geez Unicode1" w:cs="Power Geez Unicode1"/>
          <w:sz w:val="24"/>
          <w:szCs w:val="24"/>
        </w:rPr>
        <w:t xml:space="preserve"> በመሆኑም </w:t>
      </w:r>
      <w:r>
        <w:rPr>
          <w:rFonts w:ascii="Power Geez Unicode1" w:hAnsi="Power Geez Unicode1" w:cs="Power Geez Unicode1"/>
          <w:sz w:val="24"/>
          <w:szCs w:val="24"/>
          <w:lang w:val="en-GB"/>
        </w:rPr>
        <w:t xml:space="preserve">ጤፍን በአንድ ማሳ ላይ </w:t>
      </w:r>
      <w:r>
        <w:rPr>
          <w:rFonts w:ascii="Power Geez Unicode1" w:hAnsi="Power Geez Unicode1" w:cs="Power Geez Unicode1"/>
          <w:sz w:val="24"/>
          <w:szCs w:val="24"/>
          <w:lang w:val="am-ET"/>
        </w:rPr>
        <w:t xml:space="preserve">ለተከታታይ ዓመታት </w:t>
      </w:r>
      <w:r>
        <w:rPr>
          <w:rFonts w:ascii="Power Geez Unicode1" w:hAnsi="Power Geez Unicode1" w:cs="Power Geez Unicode1"/>
          <w:sz w:val="24"/>
          <w:szCs w:val="24"/>
          <w:lang w:val="en-GB"/>
        </w:rPr>
        <w:t>መዝራት</w:t>
      </w:r>
      <w:r>
        <w:rPr>
          <w:rFonts w:ascii="Power Geez Unicode1" w:hAnsi="Power Geez Unicode1" w:cs="Power Geez Unicode1"/>
          <w:sz w:val="24"/>
          <w:szCs w:val="24"/>
        </w:rPr>
        <w:t xml:space="preserve"> </w:t>
      </w:r>
      <w:r>
        <w:rPr>
          <w:rFonts w:ascii="Power Geez Unicode1" w:hAnsi="Power Geez Unicode1" w:cs="Power Geez Unicode1"/>
          <w:sz w:val="24"/>
          <w:szCs w:val="24"/>
          <w:lang w:val="en-GB"/>
        </w:rPr>
        <w:t>የአፈር ለምነትን ከመቀነ</w:t>
      </w:r>
      <w:r>
        <w:rPr>
          <w:rFonts w:ascii="Power Geez Unicode1" w:hAnsi="Power Geez Unicode1" w:cs="Power Geez Unicode1"/>
          <w:sz w:val="24"/>
          <w:szCs w:val="24"/>
          <w:lang w:val="am-ET"/>
        </w:rPr>
        <w:t>ስ አልፎ</w:t>
      </w:r>
      <w:r>
        <w:rPr>
          <w:rFonts w:ascii="Power Geez Unicode1" w:hAnsi="Power Geez Unicode1" w:cs="Power Geez Unicode1"/>
          <w:sz w:val="24"/>
          <w:szCs w:val="24"/>
          <w:lang w:val="en-GB"/>
        </w:rPr>
        <w:t xml:space="preserve"> የአረም ክስተትን </w:t>
      </w:r>
      <w:r>
        <w:rPr>
          <w:rFonts w:ascii="Power Geez Unicode1" w:hAnsi="Power Geez Unicode1" w:cs="Power Geez Unicode1"/>
          <w:sz w:val="24"/>
          <w:szCs w:val="24"/>
          <w:lang w:val="am-ET"/>
        </w:rPr>
        <w:t>ይጨምራ</w:t>
      </w:r>
      <w:r>
        <w:rPr>
          <w:rFonts w:ascii="Power Geez Unicode1" w:hAnsi="Power Geez Unicode1" w:cs="Power Geez Unicode1"/>
          <w:sz w:val="24"/>
          <w:szCs w:val="24"/>
          <w:lang w:val="en-GB"/>
        </w:rPr>
        <w:t xml:space="preserve">ል፡፡ ስለዚህ </w:t>
      </w:r>
      <w:r>
        <w:rPr>
          <w:rFonts w:ascii="Power Geez Unicode1" w:hAnsi="Power Geez Unicode1" w:cs="Power Geez Unicode1"/>
          <w:sz w:val="24"/>
          <w:szCs w:val="24"/>
          <w:lang w:val="am-ET"/>
        </w:rPr>
        <w:t xml:space="preserve">የሰብል </w:t>
      </w:r>
      <w:r>
        <w:rPr>
          <w:rFonts w:ascii="Power Geez Unicode1" w:hAnsi="Power Geez Unicode1" w:cs="Power Geez Unicode1"/>
          <w:sz w:val="24"/>
          <w:szCs w:val="24"/>
          <w:lang w:val="en-GB"/>
        </w:rPr>
        <w:t>ፈራ</w:t>
      </w:r>
      <w:r>
        <w:rPr>
          <w:rFonts w:ascii="Power Geez Unicode1" w:hAnsi="Power Geez Unicode1" w:cs="Power Geez Unicode1"/>
          <w:sz w:val="24"/>
          <w:szCs w:val="24"/>
          <w:lang w:val="am-ET"/>
        </w:rPr>
        <w:t>ቃን መጠቀም</w:t>
      </w:r>
      <w:r>
        <w:rPr>
          <w:rFonts w:ascii="Power Geez Unicode1" w:hAnsi="Power Geez Unicode1" w:cs="Power Geez Unicode1"/>
          <w:sz w:val="24"/>
          <w:szCs w:val="24"/>
        </w:rPr>
        <w:t xml:space="preserve"> የ</w:t>
      </w:r>
      <w:r>
        <w:rPr>
          <w:rFonts w:ascii="Power Geez Unicode1" w:hAnsi="Power Geez Unicode1" w:cs="Power Geez Unicode1"/>
          <w:sz w:val="24"/>
          <w:szCs w:val="24"/>
          <w:lang w:val="en-GB"/>
        </w:rPr>
        <w:t xml:space="preserve">አረሞችን </w:t>
      </w:r>
      <w:r>
        <w:rPr>
          <w:rFonts w:ascii="Power Geez Unicode1" w:hAnsi="Power Geez Unicode1" w:cs="Power Geez Unicode1"/>
          <w:sz w:val="24"/>
          <w:szCs w:val="24"/>
        </w:rPr>
        <w:t xml:space="preserve">የሕይወት ኡደትን በማዛባት </w:t>
      </w:r>
      <w:r>
        <w:rPr>
          <w:rFonts w:ascii="Power Geez Unicode1" w:hAnsi="Power Geez Unicode1" w:cs="Power Geez Unicode1"/>
          <w:sz w:val="24"/>
          <w:szCs w:val="24"/>
          <w:lang w:val="en-GB"/>
        </w:rPr>
        <w:t xml:space="preserve">ምርትን </w:t>
      </w:r>
      <w:r>
        <w:rPr>
          <w:rFonts w:ascii="Power Geez Unicode1" w:hAnsi="Power Geez Unicode1" w:cs="Power Geez Unicode1"/>
          <w:sz w:val="24"/>
          <w:szCs w:val="24"/>
        </w:rPr>
        <w:t>ከ</w:t>
      </w:r>
      <w:r>
        <w:rPr>
          <w:rFonts w:ascii="Power Geez Unicode1" w:hAnsi="Power Geez Unicode1" w:cs="Power Geez Unicode1"/>
          <w:sz w:val="24"/>
          <w:szCs w:val="24"/>
          <w:lang w:val="en-GB"/>
        </w:rPr>
        <w:t>መጨመር አንጻር ከፍተኛ ሚና ይጨወታል፡፡</w:t>
      </w:r>
    </w:p>
    <w:p w14:paraId="145A03C8" w14:textId="77777777" w:rsidR="00496375" w:rsidRDefault="00496375">
      <w:pPr>
        <w:spacing w:before="120" w:after="120" w:line="360" w:lineRule="auto"/>
        <w:jc w:val="both"/>
        <w:rPr>
          <w:rFonts w:ascii="Power Geez Unicode1" w:hAnsi="Power Geez Unicode1" w:cs="Power Geez Unicode1"/>
          <w:b/>
          <w:bCs/>
          <w:sz w:val="24"/>
          <w:szCs w:val="24"/>
          <w:lang w:val="en-GB"/>
        </w:rPr>
      </w:pPr>
      <w:r>
        <w:rPr>
          <w:rFonts w:ascii="Power Geez Unicode1" w:hAnsi="Power Geez Unicode1" w:cs="Power Geez Unicode1"/>
          <w:b/>
          <w:bCs/>
          <w:sz w:val="24"/>
          <w:szCs w:val="24"/>
          <w:lang w:val="en-GB"/>
        </w:rPr>
        <w:t>በእጅ ማረም እና መኮትኮት</w:t>
      </w:r>
    </w:p>
    <w:p w14:paraId="5C4FD3EA" w14:textId="77777777" w:rsidR="00496375" w:rsidRDefault="00496375">
      <w:pPr>
        <w:spacing w:after="160" w:line="360" w:lineRule="auto"/>
        <w:contextualSpacing/>
        <w:jc w:val="both"/>
        <w:rPr>
          <w:rFonts w:ascii="Power Geez Unicode1" w:hAnsi="Power Geez Unicode1" w:cs="Power Geez Unicode1"/>
          <w:sz w:val="24"/>
          <w:szCs w:val="24"/>
        </w:rPr>
      </w:pPr>
      <w:r>
        <w:rPr>
          <w:rFonts w:ascii="Power Geez Unicode1" w:hAnsi="Power Geez Unicode1" w:cs="Power Geez Unicode1"/>
          <w:sz w:val="24"/>
          <w:szCs w:val="24"/>
        </w:rPr>
        <w:t>በእጅ ማረም</w:t>
      </w:r>
      <w:r>
        <w:rPr>
          <w:rFonts w:ascii="Power Geez Unicode1" w:hAnsi="Power Geez Unicode1" w:cs="Power Geez Unicode1"/>
          <w:sz w:val="24"/>
          <w:szCs w:val="24"/>
          <w:lang w:val="am-ET"/>
        </w:rPr>
        <w:t>ን የምንጥቀም ከሆነ</w:t>
      </w:r>
      <w:r>
        <w:rPr>
          <w:rFonts w:ascii="Power Geez Unicode1" w:hAnsi="Power Geez Unicode1" w:cs="Power Geez Unicode1"/>
          <w:sz w:val="24"/>
          <w:szCs w:val="24"/>
        </w:rPr>
        <w:t xml:space="preserve"> የመጀመሪያው አረም ጤፍ ከበቀለ ከ15 እስከ 18 ቀናት ውስጥ </w:t>
      </w:r>
      <w:r>
        <w:rPr>
          <w:rFonts w:ascii="Power Geez Unicode1" w:hAnsi="Power Geez Unicode1" w:cs="Power Geez Unicode1"/>
          <w:sz w:val="24"/>
          <w:szCs w:val="24"/>
          <w:lang w:val="am-ET"/>
        </w:rPr>
        <w:t xml:space="preserve">መሆን አለበት፡፡ </w:t>
      </w:r>
      <w:r>
        <w:rPr>
          <w:rFonts w:ascii="Power Geez Unicode1" w:hAnsi="Power Geez Unicode1" w:cs="Power Geez Unicode1"/>
          <w:sz w:val="24"/>
          <w:szCs w:val="24"/>
        </w:rPr>
        <w:t>ሁለተኛው አረም ከ25-30 ቀናት ባለው ጊዜ ውስጥ የሚከናወን ሲሆን እንደአስፈላጊነቱ ሶስተኛ አረም ከ50-55 ቀናት ባለው ጊዜ ውስጥ ሊከናወን ይ</w:t>
      </w:r>
      <w:r>
        <w:rPr>
          <w:rFonts w:ascii="Power Geez Unicode1" w:hAnsi="Power Geez Unicode1" w:cs="Power Geez Unicode1"/>
          <w:sz w:val="24"/>
          <w:szCs w:val="24"/>
          <w:lang w:val="am-ET"/>
        </w:rPr>
        <w:t>ገባ</w:t>
      </w:r>
      <w:r>
        <w:rPr>
          <w:rFonts w:ascii="Power Geez Unicode1" w:hAnsi="Power Geez Unicode1" w:cs="Power Geez Unicode1"/>
          <w:sz w:val="24"/>
          <w:szCs w:val="24"/>
        </w:rPr>
        <w:t>ል፡፡</w:t>
      </w:r>
    </w:p>
    <w:p w14:paraId="7D81A40D" w14:textId="77777777" w:rsidR="00496375" w:rsidRDefault="00496375">
      <w:pPr>
        <w:spacing w:before="240" w:after="120" w:line="360" w:lineRule="auto"/>
        <w:jc w:val="both"/>
        <w:rPr>
          <w:rFonts w:ascii="Nyala" w:hAnsi="Nyala" w:cs="Nyala"/>
          <w:b/>
          <w:color w:val="202124"/>
          <w:sz w:val="24"/>
          <w:szCs w:val="24"/>
          <w:lang w:val="en-GB"/>
        </w:rPr>
      </w:pPr>
    </w:p>
    <w:p w14:paraId="717F8413" w14:textId="77777777" w:rsidR="00496375" w:rsidRDefault="00496375">
      <w:pPr>
        <w:spacing w:before="240" w:after="120" w:line="360" w:lineRule="auto"/>
        <w:jc w:val="both"/>
        <w:rPr>
          <w:rFonts w:ascii="Power Geez Unicode1" w:hAnsi="Power Geez Unicode1" w:cs="Power Geez Unicode1"/>
          <w:b/>
          <w:bCs/>
          <w:color w:val="202124"/>
          <w:sz w:val="24"/>
          <w:szCs w:val="24"/>
          <w:lang w:val="en-GB"/>
        </w:rPr>
      </w:pPr>
      <w:r>
        <w:rPr>
          <w:rFonts w:ascii="Power Geez Unicode1" w:hAnsi="Power Geez Unicode1" w:cs="Power Geez Unicode1"/>
          <w:b/>
          <w:color w:val="202124"/>
          <w:sz w:val="24"/>
          <w:szCs w:val="24"/>
          <w:lang w:val="en-GB"/>
        </w:rPr>
        <w:t xml:space="preserve">በፀረ-አረም </w:t>
      </w:r>
      <w:r>
        <w:rPr>
          <w:rFonts w:ascii="Power Geez Unicode1" w:hAnsi="Power Geez Unicode1" w:cs="Power Geez Unicode1"/>
          <w:b/>
          <w:sz w:val="24"/>
          <w:szCs w:val="24"/>
          <w:lang w:val="en-GB"/>
        </w:rPr>
        <w:t>መድሃኒ</w:t>
      </w:r>
      <w:r>
        <w:rPr>
          <w:rFonts w:ascii="Power Geez Unicode1" w:hAnsi="Power Geez Unicode1" w:cs="Power Geez Unicode1"/>
          <w:b/>
          <w:color w:val="000000"/>
          <w:sz w:val="24"/>
          <w:szCs w:val="24"/>
          <w:lang w:val="en-GB"/>
        </w:rPr>
        <w:t>ት</w:t>
      </w:r>
      <w:r>
        <w:rPr>
          <w:rFonts w:ascii="Power Geez Unicode1" w:hAnsi="Power Geez Unicode1" w:cs="Power Geez Unicode1"/>
          <w:b/>
          <w:color w:val="202124"/>
          <w:sz w:val="24"/>
          <w:szCs w:val="24"/>
          <w:lang w:val="en-GB"/>
        </w:rPr>
        <w:t xml:space="preserve"> መቆጣጠር</w:t>
      </w:r>
    </w:p>
    <w:p w14:paraId="43FAC8C2" w14:textId="77777777" w:rsidR="00496375" w:rsidRDefault="00496375">
      <w:pPr>
        <w:spacing w:after="240" w:line="360" w:lineRule="auto"/>
        <w:jc w:val="both"/>
        <w:rPr>
          <w:rFonts w:ascii="Power Geez Unicode1" w:hAnsi="Power Geez Unicode1" w:cs="Power Geez Unicode1"/>
          <w:sz w:val="24"/>
          <w:szCs w:val="24"/>
        </w:rPr>
      </w:pPr>
      <w:r>
        <w:rPr>
          <w:rFonts w:ascii="Power Geez Unicode1" w:hAnsi="Power Geez Unicode1" w:cs="Power Geez Unicode1"/>
          <w:color w:val="000000"/>
          <w:sz w:val="24"/>
          <w:szCs w:val="24"/>
          <w:lang w:val="en-GB"/>
        </w:rPr>
        <w:t xml:space="preserve">የፀረ-አረም </w:t>
      </w:r>
      <w:r>
        <w:rPr>
          <w:rFonts w:ascii="Power Geez Unicode1" w:hAnsi="Power Geez Unicode1" w:cs="Power Geez Unicode1"/>
          <w:sz w:val="24"/>
          <w:szCs w:val="24"/>
          <w:lang w:val="en-GB"/>
        </w:rPr>
        <w:t>መድሃኒ</w:t>
      </w:r>
      <w:r>
        <w:rPr>
          <w:rFonts w:ascii="Power Geez Unicode1" w:hAnsi="Power Geez Unicode1" w:cs="Power Geez Unicode1"/>
          <w:sz w:val="24"/>
          <w:szCs w:val="24"/>
        </w:rPr>
        <w:t>ቶች</w:t>
      </w:r>
      <w:r>
        <w:rPr>
          <w:rFonts w:ascii="Power Geez Unicode1" w:hAnsi="Power Geez Unicode1" w:cs="Power Geez Unicode1"/>
          <w:sz w:val="24"/>
          <w:szCs w:val="24"/>
          <w:lang w:val="en-GB"/>
        </w:rPr>
        <w:t>ን ከመጠቀማችን በፊት አብሮት የሚመጣውን የአጠቃቃም መመረያ በደ</w:t>
      </w:r>
      <w:r>
        <w:rPr>
          <w:rFonts w:ascii="Power Geez Unicode1" w:hAnsi="Power Geez Unicode1" w:cs="Power Geez Unicode1"/>
          <w:sz w:val="24"/>
          <w:szCs w:val="24"/>
        </w:rPr>
        <w:t>ን</w:t>
      </w:r>
      <w:r>
        <w:rPr>
          <w:rFonts w:ascii="Power Geez Unicode1" w:hAnsi="Power Geez Unicode1" w:cs="Power Geez Unicode1"/>
          <w:sz w:val="24"/>
          <w:szCs w:val="24"/>
          <w:lang w:val="en-GB"/>
        </w:rPr>
        <w:t>ብ ማንበብ ያስፈልጋል፡፡</w:t>
      </w:r>
      <w:r>
        <w:rPr>
          <w:rFonts w:ascii="Power Geez Unicode1" w:hAnsi="Power Geez Unicode1" w:cs="Power Geez Unicode1"/>
          <w:sz w:val="24"/>
          <w:szCs w:val="24"/>
        </w:rPr>
        <w:t xml:space="preserve"> ለቅጠለ ሰፋፊ አረሞች 2,4-D ሰብሉ 5 ቅጠል ሲያወጣ ወይም ሰብሉ ከተዘራ ከ30-35 ቀናት በአማካይ ከ200-400 ሊትር ውሀ ጋር በመደባለቅ መጠቀም ይ</w:t>
      </w:r>
      <w:r>
        <w:rPr>
          <w:rFonts w:ascii="Power Geez Unicode1" w:hAnsi="Power Geez Unicode1" w:cs="Power Geez Unicode1"/>
          <w:sz w:val="24"/>
          <w:szCs w:val="24"/>
          <w:lang w:val="am-ET"/>
        </w:rPr>
        <w:t>መረጣል፡፡</w:t>
      </w:r>
      <w:r>
        <w:rPr>
          <w:rFonts w:ascii="Power Geez Unicode1" w:hAnsi="Power Geez Unicode1" w:cs="Power Geez Unicode1"/>
          <w:sz w:val="24"/>
          <w:szCs w:val="24"/>
        </w:rPr>
        <w:t xml:space="preserve"> በመስመር ለተዘራ የጤፍ ሰብል ከበቀለ ከ3-4 ሳምንት ባለው ጊዜ ውስጥ ሜኮፕሮፕ 2.5 ሊትር ሰብሉ ከተዘራ ከ30 ቀናት በኋላ ወይም ግራንስታር 75DF ከ16-20 ግራም በሄክታር ሂሣብ መጠቀም ይቻላል፡፡</w:t>
      </w:r>
    </w:p>
    <w:p w14:paraId="06F49E0F" w14:textId="77777777" w:rsidR="00496375" w:rsidRDefault="00496375">
      <w:pPr>
        <w:spacing w:after="160" w:line="360" w:lineRule="auto"/>
        <w:contextualSpacing/>
        <w:jc w:val="both"/>
        <w:rPr>
          <w:rFonts w:ascii="Nyala" w:hAnsi="Nyala"/>
          <w:sz w:val="24"/>
          <w:szCs w:val="24"/>
        </w:rPr>
      </w:pPr>
      <w:r>
        <w:rPr>
          <w:rFonts w:ascii="Power Geez Unicode1" w:hAnsi="Power Geez Unicode1" w:cs="Power Geez Unicode1"/>
          <w:sz w:val="24"/>
          <w:szCs w:val="24"/>
        </w:rPr>
        <w:t xml:space="preserve">የሳር </w:t>
      </w:r>
      <w:r>
        <w:rPr>
          <w:rFonts w:ascii="Power Geez Unicode1" w:hAnsi="Power Geez Unicode1" w:cs="Power Geez Unicode1"/>
          <w:sz w:val="24"/>
          <w:szCs w:val="24"/>
          <w:lang w:val="am-ET"/>
        </w:rPr>
        <w:t>ዘ</w:t>
      </w:r>
      <w:r>
        <w:rPr>
          <w:rFonts w:ascii="Power Geez Unicode1" w:hAnsi="Power Geez Unicode1" w:cs="Power Geez Unicode1"/>
          <w:sz w:val="24"/>
          <w:szCs w:val="24"/>
        </w:rPr>
        <w:t xml:space="preserve">ር አረሞችን ለመከላከል በጣም ውጤታማ ሆኖ የተገኘውን ፓላስ </w:t>
      </w:r>
      <w:r>
        <w:rPr>
          <w:rFonts w:ascii="Power Geez Unicode1" w:hAnsi="Power Geez Unicode1" w:cs="Power Geez Unicode1"/>
          <w:b/>
          <w:bCs/>
          <w:sz w:val="24"/>
          <w:szCs w:val="24"/>
        </w:rPr>
        <w:t>45 OD /pyroxsulam</w:t>
      </w:r>
      <w:r>
        <w:rPr>
          <w:rFonts w:ascii="Power Geez Unicode1" w:hAnsi="Power Geez Unicode1" w:cs="Power Geez Unicode1"/>
          <w:sz w:val="24"/>
          <w:szCs w:val="24"/>
        </w:rPr>
        <w:t xml:space="preserve"> ኬሚካል ለሄ/ር 0.45 ሊትር እንዲሁም ፓላስ ሱፕር 0.09 ሊትር </w:t>
      </w:r>
      <w:r>
        <w:rPr>
          <w:rFonts w:ascii="Power Geez Unicode1" w:hAnsi="Power Geez Unicode1" w:cs="Power Geez Unicode1"/>
          <w:sz w:val="24"/>
          <w:szCs w:val="24"/>
          <w:lang w:val="am-ET"/>
        </w:rPr>
        <w:t xml:space="preserve">በሄክታር </w:t>
      </w:r>
      <w:r>
        <w:rPr>
          <w:rFonts w:ascii="Power Geez Unicode1" w:hAnsi="Power Geez Unicode1" w:cs="Power Geez Unicode1"/>
          <w:sz w:val="24"/>
          <w:szCs w:val="24"/>
        </w:rPr>
        <w:t>ሂሳብ መጠቀም</w:t>
      </w:r>
      <w:r>
        <w:rPr>
          <w:rFonts w:ascii="Power Geez Unicode1" w:hAnsi="Power Geez Unicode1" w:cs="Power Geez Unicode1"/>
          <w:sz w:val="24"/>
          <w:szCs w:val="24"/>
          <w:lang w:val="am-ET"/>
        </w:rPr>
        <w:t xml:space="preserve"> ይመከራል፡፡ </w:t>
      </w:r>
      <w:r>
        <w:rPr>
          <w:rFonts w:ascii="Power Geez Unicode1" w:hAnsi="Power Geez Unicode1" w:cs="Power Geez Unicode1"/>
          <w:sz w:val="24"/>
          <w:szCs w:val="24"/>
        </w:rPr>
        <w:t>ይህ ኬሚካል ለቅጠለ ሰፋፊና ለ</w:t>
      </w:r>
      <w:r>
        <w:rPr>
          <w:rFonts w:ascii="Power Geez Unicode1" w:hAnsi="Power Geez Unicode1" w:cs="Power Geez Unicode1"/>
          <w:sz w:val="24"/>
          <w:szCs w:val="24"/>
          <w:lang w:val="en-GB"/>
        </w:rPr>
        <w:t>ሣር</w:t>
      </w:r>
      <w:r>
        <w:rPr>
          <w:rFonts w:ascii="Power Geez Unicode1" w:hAnsi="Power Geez Unicode1" w:cs="Power Geez Unicode1"/>
          <w:sz w:val="24"/>
          <w:szCs w:val="24"/>
        </w:rPr>
        <w:t xml:space="preserve"> አረሞች መቆጣጠሪያ ሊያገለግል </w:t>
      </w:r>
      <w:r>
        <w:rPr>
          <w:rFonts w:ascii="Power Geez Unicode1" w:hAnsi="Power Geez Unicode1" w:cs="Power Geez Unicode1"/>
          <w:sz w:val="24"/>
          <w:szCs w:val="24"/>
          <w:lang w:val="am-ET"/>
        </w:rPr>
        <w:t xml:space="preserve">ይችላሉ፡፡ </w:t>
      </w:r>
      <w:r>
        <w:rPr>
          <w:rFonts w:ascii="Power Geez Unicode1" w:hAnsi="Power Geez Unicode1" w:cs="Power Geez Unicode1"/>
          <w:sz w:val="24"/>
          <w:szCs w:val="24"/>
        </w:rPr>
        <w:t xml:space="preserve">አጠቃቀሙን በሚመለከት ከባለሙያዎች የሚሰጠው ምክረ ሃሳብ መከተል ተገቢ ነው። አንዳንድ የሣር አረሞች </w:t>
      </w:r>
      <w:r>
        <w:rPr>
          <w:rFonts w:ascii="Power Geez Unicode1" w:hAnsi="Power Geez Unicode1" w:cs="Power Geez Unicode1"/>
          <w:sz w:val="24"/>
          <w:szCs w:val="24"/>
          <w:lang w:val="am-ET"/>
        </w:rPr>
        <w:t>(</w:t>
      </w:r>
      <w:r>
        <w:rPr>
          <w:rFonts w:ascii="Power Geez Unicode1" w:hAnsi="Power Geez Unicode1" w:cs="Power Geez Unicode1"/>
          <w:sz w:val="24"/>
          <w:szCs w:val="24"/>
        </w:rPr>
        <w:t>ለምሳሌ እንደ አሰንዳቦ</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የመሳሰሉት</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ከሰብሉ ጋር ስለሚመሳሰሉ በወቅቱ ለማረም ይከብዳል፡፡ ስለሆነም </w:t>
      </w:r>
      <w:r>
        <w:rPr>
          <w:rFonts w:ascii="Power Geez Unicode1" w:hAnsi="Power Geez Unicode1" w:cs="Power Geez Unicode1"/>
          <w:sz w:val="24"/>
          <w:szCs w:val="24"/>
          <w:lang w:val="am-ET"/>
        </w:rPr>
        <w:t>በጊዜ</w:t>
      </w:r>
      <w:r>
        <w:rPr>
          <w:rFonts w:ascii="Power Geez Unicode1" w:hAnsi="Power Geez Unicode1" w:cs="Power Geez Unicode1"/>
          <w:sz w:val="24"/>
          <w:szCs w:val="24"/>
        </w:rPr>
        <w:t xml:space="preserve"> ሳይታረሙ ቀርተው ከጤፍ ጋር ታጭደው አንድ ላይ </w:t>
      </w:r>
      <w:r>
        <w:rPr>
          <w:rFonts w:ascii="Power Geez Unicode1" w:hAnsi="Power Geez Unicode1" w:cs="Power Geez Unicode1"/>
          <w:sz w:val="24"/>
          <w:szCs w:val="24"/>
          <w:lang w:val="am-ET"/>
        </w:rPr>
        <w:t>ሲወቁ</w:t>
      </w:r>
      <w:r>
        <w:rPr>
          <w:rFonts w:ascii="Power Geez Unicode1" w:hAnsi="Power Geez Unicode1" w:cs="Power Geez Unicode1"/>
          <w:sz w:val="24"/>
          <w:szCs w:val="24"/>
        </w:rPr>
        <w:t xml:space="preserve"> የምርትን ጥራት ያበላሻሉ።</w:t>
      </w:r>
    </w:p>
    <w:p w14:paraId="71606848" w14:textId="77777777" w:rsidR="00496375" w:rsidRDefault="00496375">
      <w:pPr>
        <w:spacing w:before="240" w:after="0" w:line="360" w:lineRule="auto"/>
        <w:jc w:val="both"/>
        <w:rPr>
          <w:rFonts w:ascii="Nyala" w:hAnsi="Nyala" w:cs="Nyala"/>
          <w:b/>
          <w:sz w:val="24"/>
          <w:szCs w:val="24"/>
          <w:lang w:val="en-GB"/>
        </w:rPr>
      </w:pPr>
    </w:p>
    <w:p w14:paraId="1A8D9343" w14:textId="77777777" w:rsidR="00496375" w:rsidRDefault="00496375">
      <w:pPr>
        <w:spacing w:after="0" w:line="360" w:lineRule="auto"/>
        <w:jc w:val="both"/>
        <w:rPr>
          <w:rFonts w:ascii="Power Geez Unicode1" w:hAnsi="Power Geez Unicode1" w:cs="Power Geez Unicode1"/>
          <w:b/>
          <w:sz w:val="24"/>
          <w:szCs w:val="24"/>
          <w:lang w:val="en-GB"/>
        </w:rPr>
      </w:pPr>
      <w:r>
        <w:rPr>
          <w:rFonts w:ascii="Power Geez Unicode1" w:hAnsi="Power Geez Unicode1" w:cs="Power Geez Unicode1"/>
          <w:b/>
          <w:sz w:val="24"/>
          <w:szCs w:val="24"/>
          <w:lang w:val="en-GB"/>
        </w:rPr>
        <w:t>ቅንጅታዊ የመከላከልና የመቆጣጠር ዘዴ</w:t>
      </w:r>
    </w:p>
    <w:p w14:paraId="4457239E" w14:textId="77777777" w:rsidR="00496375" w:rsidRDefault="00496375">
      <w:pPr>
        <w:keepNext/>
        <w:keepLines/>
        <w:spacing w:after="0" w:line="360" w:lineRule="auto"/>
        <w:jc w:val="both"/>
        <w:outlineLvl w:val="2"/>
        <w:rPr>
          <w:rFonts w:ascii="Power Geez Unicode1" w:eastAsia="SimSun" w:hAnsi="Power Geez Unicode1" w:cs="Power Geez Unicode1"/>
          <w:b/>
          <w:bCs/>
          <w:color w:val="4F81BD"/>
          <w:sz w:val="24"/>
          <w:szCs w:val="24"/>
        </w:rPr>
      </w:pPr>
      <w:bookmarkStart w:id="212" w:name="_Toc147652734"/>
      <w:bookmarkStart w:id="213" w:name="_Toc147607096"/>
      <w:bookmarkStart w:id="214" w:name="_Toc3505"/>
      <w:bookmarkStart w:id="215" w:name="_Toc18543"/>
      <w:bookmarkStart w:id="216" w:name="_Toc29967"/>
      <w:bookmarkStart w:id="217" w:name="_Toc2347"/>
      <w:bookmarkStart w:id="218" w:name="_Toc23429"/>
      <w:bookmarkStart w:id="219" w:name="_Toc12774"/>
      <w:bookmarkStart w:id="220" w:name="_Toc147653069"/>
      <w:bookmarkStart w:id="221" w:name="_Toc9426"/>
      <w:r>
        <w:rPr>
          <w:rFonts w:ascii="Power Geez Unicode1" w:hAnsi="Power Geez Unicode1" w:cs="Power Geez Unicode1"/>
          <w:sz w:val="24"/>
          <w:szCs w:val="24"/>
          <w:lang w:val="am-ET"/>
        </w:rPr>
        <w:t xml:space="preserve">የተቀናጀ </w:t>
      </w:r>
      <w:r>
        <w:rPr>
          <w:rFonts w:ascii="Power Geez Unicode1" w:hAnsi="Power Geez Unicode1" w:cs="Power Geez Unicode1"/>
          <w:sz w:val="24"/>
          <w:szCs w:val="24"/>
          <w:lang w:val="en-GB"/>
        </w:rPr>
        <w:t>የመከላከልና የመቆጣጠር ዘዴ</w:t>
      </w:r>
      <w:r>
        <w:rPr>
          <w:rFonts w:ascii="Power Geez Unicode1" w:hAnsi="Power Geez Unicode1" w:cs="Power Geez Unicode1"/>
          <w:sz w:val="24"/>
          <w:szCs w:val="24"/>
          <w:lang w:val="am-ET"/>
        </w:rPr>
        <w:t xml:space="preserve"> ማለት በቂ </w:t>
      </w:r>
      <w:r>
        <w:rPr>
          <w:rFonts w:ascii="Power Geez Unicode1" w:hAnsi="Power Geez Unicode1" w:cs="Power Geez Unicode1"/>
          <w:sz w:val="24"/>
          <w:szCs w:val="24"/>
          <w:lang w:val="en-GB"/>
        </w:rPr>
        <w:t>የማሳ ዝግጀት ማድረግ፣ ንጹህ ዘር መዝራት፣ ዘግይቶ የሚበቅሉ አረሞችን በእጅ መልቀም</w:t>
      </w:r>
      <w:r>
        <w:rPr>
          <w:rFonts w:ascii="Power Geez Unicode1" w:hAnsi="Power Geez Unicode1" w:cs="Power Geez Unicode1"/>
          <w:sz w:val="24"/>
          <w:szCs w:val="24"/>
          <w:lang w:val="am-ET"/>
        </w:rPr>
        <w:t>፣</w:t>
      </w:r>
      <w:r>
        <w:rPr>
          <w:rFonts w:ascii="Power Geez Unicode1" w:hAnsi="Power Geez Unicode1" w:cs="Power Geez Unicode1"/>
          <w:sz w:val="24"/>
          <w:szCs w:val="24"/>
          <w:lang w:val="en-GB"/>
        </w:rPr>
        <w:t xml:space="preserve"> ፀረ-አረም መድሃኒቶችን </w:t>
      </w:r>
      <w:r>
        <w:rPr>
          <w:rFonts w:ascii="Power Geez Unicode1" w:hAnsi="Power Geez Unicode1" w:cs="Power Geez Unicode1"/>
          <w:sz w:val="24"/>
          <w:szCs w:val="24"/>
          <w:lang w:val="am-ET"/>
        </w:rPr>
        <w:t>መድሀኒቶቸን</w:t>
      </w:r>
      <w:r>
        <w:rPr>
          <w:rFonts w:ascii="Power Geez Unicode1" w:hAnsi="Power Geez Unicode1" w:cs="Power Geez Unicode1"/>
          <w:sz w:val="24"/>
          <w:szCs w:val="24"/>
          <w:lang w:val="en-GB"/>
        </w:rPr>
        <w:t xml:space="preserve"> </w:t>
      </w:r>
      <w:r>
        <w:rPr>
          <w:rFonts w:ascii="Power Geez Unicode1" w:hAnsi="Power Geez Unicode1" w:cs="Power Geez Unicode1"/>
          <w:sz w:val="24"/>
          <w:szCs w:val="24"/>
          <w:lang w:val="am-ET"/>
        </w:rPr>
        <w:t>መጠቀም ነው፡፡</w:t>
      </w:r>
      <w:r>
        <w:rPr>
          <w:rFonts w:ascii="Nyala" w:hAnsi="Power Geez Unicode1" w:cs="Power Geez Unicode1"/>
          <w:sz w:val="24"/>
          <w:szCs w:val="24"/>
          <w:lang w:val="am-ET"/>
        </w:rPr>
        <w:t xml:space="preserve"> </w:t>
      </w:r>
      <w:r>
        <w:rPr>
          <w:rFonts w:ascii="Power Geez Unicode1" w:hAnsi="Power Geez Unicode1" w:cs="Power Geez Unicode1"/>
          <w:sz w:val="24"/>
          <w:szCs w:val="24"/>
          <w:lang w:val="en-GB"/>
        </w:rPr>
        <w:t xml:space="preserve">ጥሩ የማሳ ዝግጀት ማድረግ፣ ንጹህ ዘር መዝራት፣ ኩትኳቶ </w:t>
      </w:r>
      <w:r>
        <w:rPr>
          <w:rFonts w:ascii="Power Geez Unicode1" w:hAnsi="Power Geez Unicode1" w:cs="Power Geez Unicode1"/>
          <w:sz w:val="24"/>
          <w:szCs w:val="24"/>
          <w:lang w:val="am-ET"/>
        </w:rPr>
        <w:t>ማድረግ</w:t>
      </w:r>
      <w:r>
        <w:rPr>
          <w:rFonts w:ascii="Power Geez Unicode1" w:hAnsi="Power Geez Unicode1" w:cs="Power Geez Unicode1"/>
          <w:sz w:val="24"/>
          <w:szCs w:val="24"/>
          <w:lang w:val="en-GB"/>
        </w:rPr>
        <w:t xml:space="preserve">ና ዘግይቶ የሚበቅሉ አረሞችን በእጅ መልቀም </w:t>
      </w:r>
      <w:r>
        <w:rPr>
          <w:rFonts w:ascii="Power Geez Unicode1" w:hAnsi="Power Geez Unicode1" w:cs="Power Geez Unicode1"/>
          <w:sz w:val="24"/>
          <w:szCs w:val="24"/>
          <w:lang w:val="am-ET"/>
        </w:rPr>
        <w:t xml:space="preserve">አንዱ </w:t>
      </w:r>
      <w:r>
        <w:rPr>
          <w:rFonts w:ascii="Power Geez Unicode1" w:hAnsi="Power Geez Unicode1" w:cs="Power Geez Unicode1"/>
          <w:sz w:val="24"/>
          <w:szCs w:val="24"/>
          <w:lang w:val="en-GB"/>
        </w:rPr>
        <w:t>የተቀነጀ የአረም ቁጥጥር ዘዴ ማሳያ ነው፡፡ ፀረ-አረም መድሃኒቶችን በጥሩ ሁኔታ በተዘጋጀው የ</w:t>
      </w:r>
      <w:r>
        <w:rPr>
          <w:rFonts w:ascii="Power Geez Unicode1" w:eastAsia="Times New Roman" w:hAnsi="Power Geez Unicode1" w:cs="Power Geez Unicode1"/>
          <w:sz w:val="24"/>
          <w:szCs w:val="24"/>
          <w:lang w:val="en-GB"/>
        </w:rPr>
        <w:t>ጤፍ</w:t>
      </w:r>
      <w:r>
        <w:rPr>
          <w:rFonts w:ascii="Power Geez Unicode1" w:hAnsi="Power Geez Unicode1" w:cs="Power Geez Unicode1"/>
          <w:sz w:val="24"/>
          <w:szCs w:val="24"/>
          <w:lang w:val="en-GB"/>
        </w:rPr>
        <w:t xml:space="preserve"> ማሳ ላይ በመርጨት እና በመድሓኒቱ ያልሞቱትን</w:t>
      </w:r>
      <w:r>
        <w:rPr>
          <w:rFonts w:ascii="Power Geez Unicode1" w:hAnsi="Power Geez Unicode1" w:cs="Power Geez Unicode1"/>
          <w:sz w:val="24"/>
          <w:szCs w:val="24"/>
        </w:rPr>
        <w:t xml:space="preserve"> ቀድሞ </w:t>
      </w:r>
      <w:r>
        <w:rPr>
          <w:rFonts w:ascii="Power Geez Unicode1" w:hAnsi="Power Geez Unicode1" w:cs="Power Geez Unicode1"/>
          <w:sz w:val="24"/>
          <w:szCs w:val="24"/>
          <w:lang w:val="en-GB"/>
        </w:rPr>
        <w:t>መንቀል ሌላኛው የተቀናጀ የአረም ቁጥጥር ዘዴ ማሳያ ነው፡፡</w:t>
      </w:r>
      <w:bookmarkEnd w:id="212"/>
      <w:bookmarkEnd w:id="213"/>
      <w:bookmarkEnd w:id="214"/>
      <w:bookmarkEnd w:id="215"/>
      <w:bookmarkEnd w:id="216"/>
      <w:bookmarkEnd w:id="217"/>
      <w:bookmarkEnd w:id="218"/>
      <w:bookmarkEnd w:id="219"/>
      <w:bookmarkEnd w:id="220"/>
      <w:bookmarkEnd w:id="221"/>
      <w:r>
        <w:rPr>
          <w:rFonts w:ascii="Power Geez Unicode1" w:hAnsi="Power Geez Unicode1" w:cs="Power Geez Unicode1"/>
          <w:sz w:val="24"/>
          <w:szCs w:val="24"/>
          <w:lang w:val="en-GB"/>
        </w:rPr>
        <w:t xml:space="preserve"> </w:t>
      </w:r>
      <w:bookmarkEnd w:id="206"/>
      <w:bookmarkEnd w:id="207"/>
      <w:bookmarkEnd w:id="208"/>
      <w:r>
        <w:rPr>
          <w:rFonts w:ascii="Power Geez Unicode1" w:hAnsi="Power Geez Unicode1" w:cs="Power Geez Unicode1"/>
          <w:sz w:val="24"/>
          <w:szCs w:val="24"/>
        </w:rPr>
        <w:t xml:space="preserve"> </w:t>
      </w:r>
    </w:p>
    <w:p w14:paraId="5DFE39AA" w14:textId="77777777" w:rsidR="00496375" w:rsidRDefault="00496375">
      <w:pPr>
        <w:keepNext/>
        <w:keepLines/>
        <w:spacing w:after="0" w:line="360" w:lineRule="auto"/>
        <w:outlineLvl w:val="2"/>
        <w:rPr>
          <w:rFonts w:ascii="Nyala" w:eastAsia="SimSun" w:hAnsi="Nyala" w:cs="Nyala"/>
          <w:b/>
          <w:bCs/>
          <w:sz w:val="24"/>
          <w:szCs w:val="24"/>
        </w:rPr>
      </w:pPr>
    </w:p>
    <w:p w14:paraId="7CF723B8" w14:textId="77777777" w:rsidR="00496375" w:rsidRDefault="00496375">
      <w:pPr>
        <w:pStyle w:val="Heading2"/>
        <w:numPr>
          <w:ilvl w:val="1"/>
          <w:numId w:val="28"/>
        </w:numPr>
        <w:rPr>
          <w:rFonts w:ascii="Power Geez Unicode1" w:hAnsi="Power Geez Unicode1" w:cs="Power Geez Unicode1"/>
        </w:rPr>
      </w:pPr>
      <w:bookmarkStart w:id="222" w:name="_Toc147653070"/>
      <w:bookmarkStart w:id="223" w:name="_Toc7431"/>
      <w:bookmarkStart w:id="224" w:name="_Toc29537"/>
      <w:bookmarkStart w:id="225" w:name="_Toc17534"/>
      <w:bookmarkStart w:id="226" w:name="_Toc26218"/>
      <w:bookmarkStart w:id="227" w:name="_Toc8887"/>
      <w:bookmarkStart w:id="228" w:name="_Toc13930"/>
      <w:bookmarkStart w:id="229" w:name="_Toc20265"/>
      <w:r>
        <w:rPr>
          <w:rFonts w:ascii="Power Geez Unicode1" w:hAnsi="Power Geez Unicode1" w:cs="Power Geez Unicode1"/>
        </w:rPr>
        <w:t>በሽታን መከላከል</w:t>
      </w:r>
      <w:bookmarkEnd w:id="203"/>
      <w:bookmarkEnd w:id="205"/>
      <w:bookmarkEnd w:id="209"/>
      <w:bookmarkEnd w:id="210"/>
      <w:bookmarkEnd w:id="211"/>
      <w:r>
        <w:rPr>
          <w:rFonts w:ascii="Power Geez Unicode1" w:hAnsi="Power Geez Unicode1" w:cs="Power Geez Unicode1"/>
        </w:rPr>
        <w:t>ና መቆጣጠር</w:t>
      </w:r>
      <w:bookmarkEnd w:id="204"/>
      <w:r>
        <w:rPr>
          <w:rFonts w:ascii="Power Geez Unicode1" w:hAnsi="Power Geez Unicode1" w:cs="Power Geez Unicode1"/>
          <w:lang w:val="am-ET"/>
        </w:rPr>
        <w:t xml:space="preserve"> </w:t>
      </w:r>
      <w:r>
        <w:rPr>
          <w:rFonts w:ascii="Power Geez Unicode1" w:hAnsi="Power Geez Unicode1" w:cs="Power Geez Unicode1"/>
        </w:rPr>
        <w:t>ዘዴዎች</w:t>
      </w:r>
      <w:bookmarkEnd w:id="222"/>
      <w:bookmarkEnd w:id="223"/>
      <w:bookmarkEnd w:id="224"/>
      <w:bookmarkEnd w:id="225"/>
      <w:bookmarkEnd w:id="226"/>
      <w:bookmarkEnd w:id="227"/>
      <w:bookmarkEnd w:id="228"/>
      <w:bookmarkEnd w:id="229"/>
    </w:p>
    <w:p w14:paraId="30223870"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ከዛሬ ሰላሳ አመት በፊት</w:t>
      </w:r>
      <w:r>
        <w:rPr>
          <w:rFonts w:ascii="Power Geez Unicode1" w:hAnsi="Power Geez Unicode1" w:cs="Power Geez Unicode1"/>
          <w:sz w:val="24"/>
          <w:szCs w:val="24"/>
          <w:lang w:val="am-ET"/>
        </w:rPr>
        <w:t xml:space="preserve"> የወጡ መረጃዎች</w:t>
      </w:r>
      <w:r>
        <w:rPr>
          <w:rFonts w:ascii="Power Geez Unicode1" w:hAnsi="Power Geez Unicode1" w:cs="Power Geez Unicode1"/>
          <w:sz w:val="24"/>
          <w:szCs w:val="24"/>
        </w:rPr>
        <w:t xml:space="preserve"> ጤፍ ከሌሎች ሰብሎች ጋር ስነጻጸር ጤናማ </w:t>
      </w:r>
      <w:r>
        <w:rPr>
          <w:rFonts w:ascii="Power Geez Unicode1" w:hAnsi="Power Geez Unicode1" w:cs="Power Geez Unicode1"/>
          <w:sz w:val="24"/>
          <w:szCs w:val="24"/>
          <w:lang w:val="am-ET"/>
        </w:rPr>
        <w:t>ሰ</w:t>
      </w:r>
      <w:r>
        <w:rPr>
          <w:rFonts w:ascii="Power Geez Unicode1" w:hAnsi="Power Geez Unicode1" w:cs="Power Geez Unicode1"/>
          <w:sz w:val="24"/>
          <w:szCs w:val="24"/>
        </w:rPr>
        <w:t xml:space="preserve">በል </w:t>
      </w:r>
      <w:r>
        <w:rPr>
          <w:rFonts w:ascii="Power Geez Unicode1" w:hAnsi="Power Geez Unicode1" w:cs="Power Geez Unicode1"/>
          <w:sz w:val="24"/>
          <w:szCs w:val="24"/>
          <w:lang w:val="am-ET"/>
        </w:rPr>
        <w:t>ነው ይሉ</w:t>
      </w:r>
      <w:r>
        <w:rPr>
          <w:rFonts w:ascii="Power Geez Unicode1" w:hAnsi="Power Geez Unicode1" w:cs="Power Geez Unicode1"/>
          <w:sz w:val="24"/>
          <w:szCs w:val="24"/>
        </w:rPr>
        <w:t xml:space="preserve"> ነበር፡፡ ነገር ግን አሁን </w:t>
      </w:r>
      <w:r>
        <w:rPr>
          <w:rFonts w:ascii="Power Geez Unicode1" w:hAnsi="Power Geez Unicode1" w:cs="Power Geez Unicode1"/>
          <w:sz w:val="24"/>
          <w:szCs w:val="24"/>
          <w:lang w:val="am-ET"/>
        </w:rPr>
        <w:t>ባ</w:t>
      </w:r>
      <w:r>
        <w:rPr>
          <w:rFonts w:ascii="Power Geez Unicode1" w:hAnsi="Power Geez Unicode1" w:cs="Power Geez Unicode1"/>
          <w:sz w:val="24"/>
          <w:szCs w:val="24"/>
        </w:rPr>
        <w:t xml:space="preserve">ለዉ የተክኖሎጂ መሻሻልና ከአየር </w:t>
      </w:r>
      <w:r>
        <w:rPr>
          <w:rFonts w:ascii="Power Geez Unicode1" w:hAnsi="Power Geez Unicode1" w:cs="Power Geez Unicode1"/>
          <w:sz w:val="24"/>
          <w:szCs w:val="24"/>
          <w:lang w:val="am-ET"/>
        </w:rPr>
        <w:t xml:space="preserve">ንብረት </w:t>
      </w:r>
      <w:r>
        <w:rPr>
          <w:rFonts w:ascii="Power Geez Unicode1" w:hAnsi="Power Geez Unicode1" w:cs="Power Geez Unicode1"/>
          <w:sz w:val="24"/>
          <w:szCs w:val="24"/>
        </w:rPr>
        <w:t xml:space="preserve">ለዉጥ ጋር ተያይዞ ለተለያዩ በሽታዎች ተጠቂ ወይም ተጋላጭ </w:t>
      </w:r>
      <w:r>
        <w:rPr>
          <w:rFonts w:ascii="Power Geez Unicode1" w:hAnsi="Power Geez Unicode1" w:cs="Power Geez Unicode1"/>
          <w:sz w:val="24"/>
          <w:szCs w:val="24"/>
          <w:lang w:val="am-ET"/>
        </w:rPr>
        <w:t>መሆኑ ሪፖርት እየተደረገ ነው</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የጤፍ </w:t>
      </w:r>
      <w:r>
        <w:rPr>
          <w:rFonts w:ascii="Power Geez Unicode1" w:hAnsi="Power Geez Unicode1" w:cs="Power Geez Unicode1"/>
          <w:sz w:val="24"/>
          <w:szCs w:val="24"/>
        </w:rPr>
        <w:t>ዋና ዋና በሽታዎች</w:t>
      </w:r>
      <w:r>
        <w:rPr>
          <w:rFonts w:ascii="Power Geez Unicode1" w:hAnsi="Power Geez Unicode1" w:cs="Power Geez Unicode1"/>
          <w:sz w:val="24"/>
          <w:szCs w:val="24"/>
          <w:lang w:val="am-ET"/>
        </w:rPr>
        <w:t xml:space="preserve"> የሚባሉት</w:t>
      </w:r>
      <w:r>
        <w:rPr>
          <w:rFonts w:ascii="Power Geez Unicode1" w:hAnsi="Power Geez Unicode1" w:cs="Power Geez Unicode1"/>
          <w:sz w:val="24"/>
          <w:szCs w:val="24"/>
        </w:rPr>
        <w:t xml:space="preserve"> የቅጠል ዋግ በሽታ (</w:t>
      </w:r>
      <w:r>
        <w:rPr>
          <w:rFonts w:ascii="Power Geez Unicode1" w:hAnsi="Power Geez Unicode1" w:cs="Power Geez Unicode1"/>
          <w:i/>
          <w:sz w:val="24"/>
          <w:szCs w:val="24"/>
        </w:rPr>
        <w:t>Uromyces eragrostidis)</w:t>
      </w:r>
      <w:r>
        <w:rPr>
          <w:rFonts w:ascii="Power Geez Unicode1" w:hAnsi="Power Geez Unicode1" w:cs="Power Geez Unicode1"/>
          <w:sz w:val="24"/>
          <w:szCs w:val="24"/>
        </w:rPr>
        <w:t>፣</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እራስ አቆሽሽ/አጥቁር (</w:t>
      </w:r>
      <w:r>
        <w:rPr>
          <w:rFonts w:ascii="Power Geez Unicode1" w:hAnsi="Power Geez Unicode1" w:cs="Power Geez Unicode1"/>
          <w:i/>
          <w:sz w:val="24"/>
          <w:szCs w:val="24"/>
        </w:rPr>
        <w:t>Helmintosporium miyakei</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 እና </w:t>
      </w:r>
      <w:r>
        <w:rPr>
          <w:rFonts w:ascii="Power Geez Unicode1" w:hAnsi="Power Geez Unicode1" w:cs="Power Geez Unicode1"/>
          <w:sz w:val="24"/>
          <w:szCs w:val="24"/>
        </w:rPr>
        <w:t>አረማሞ (</w:t>
      </w:r>
      <w:r>
        <w:rPr>
          <w:rFonts w:ascii="Power Geez Unicode1" w:hAnsi="Power Geez Unicode1" w:cs="Power Geez Unicode1"/>
          <w:i/>
          <w:sz w:val="24"/>
          <w:szCs w:val="24"/>
        </w:rPr>
        <w:t>smut Spp</w:t>
      </w:r>
      <w:r>
        <w:rPr>
          <w:rFonts w:ascii="Power Geez Unicode1" w:hAnsi="Power Geez Unicode1" w:cs="Power Geez Unicode1"/>
          <w:sz w:val="24"/>
          <w:szCs w:val="24"/>
        </w:rPr>
        <w:t xml:space="preserve">) ናቸዉ፡፡   </w:t>
      </w:r>
    </w:p>
    <w:p w14:paraId="2BDBFE6D" w14:textId="77777777" w:rsidR="00496375" w:rsidRDefault="00496375">
      <w:pPr>
        <w:spacing w:before="240" w:after="0" w:line="360" w:lineRule="auto"/>
        <w:jc w:val="both"/>
        <w:rPr>
          <w:rFonts w:ascii="Power Geez Unicode1" w:hAnsi="Power Geez Unicode1" w:cs="Power Geez Unicode1"/>
          <w:b/>
          <w:sz w:val="24"/>
          <w:szCs w:val="24"/>
        </w:rPr>
      </w:pPr>
      <w:r>
        <w:rPr>
          <w:rFonts w:ascii="Power Geez Unicode1" w:hAnsi="Power Geez Unicode1" w:cs="Power Geez Unicode1"/>
          <w:b/>
          <w:sz w:val="24"/>
          <w:szCs w:val="24"/>
        </w:rPr>
        <w:t>የጤፍ የቅጠል ዋግ (Tef leaf rust)</w:t>
      </w:r>
    </w:p>
    <w:p w14:paraId="31BC57FE" w14:textId="77777777" w:rsidR="00496375" w:rsidRDefault="00496375">
      <w:pPr>
        <w:spacing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የ</w:t>
      </w:r>
      <w:r>
        <w:rPr>
          <w:rFonts w:ascii="Power Geez Unicode1" w:hAnsi="Power Geez Unicode1" w:cs="Power Geez Unicode1"/>
          <w:sz w:val="24"/>
          <w:szCs w:val="24"/>
          <w:lang w:val="am-ET"/>
        </w:rPr>
        <w:t xml:space="preserve">ጤፍ </w:t>
      </w:r>
      <w:r>
        <w:rPr>
          <w:rFonts w:ascii="Power Geez Unicode1" w:hAnsi="Power Geez Unicode1" w:cs="Power Geez Unicode1"/>
          <w:sz w:val="24"/>
          <w:szCs w:val="24"/>
        </w:rPr>
        <w:t>ቅጠል ዋግ በሽታ በሁሉም ጤፍ አብቅይ ቦታዎች ይ</w:t>
      </w:r>
      <w:r>
        <w:rPr>
          <w:rFonts w:ascii="Power Geez Unicode1" w:hAnsi="Power Geez Unicode1" w:cs="Power Geez Unicode1"/>
          <w:sz w:val="24"/>
          <w:szCs w:val="24"/>
          <w:lang w:val="am-ET"/>
        </w:rPr>
        <w:t>ከሰታ</w:t>
      </w:r>
      <w:r>
        <w:rPr>
          <w:rFonts w:ascii="Power Geez Unicode1" w:hAnsi="Power Geez Unicode1" w:cs="Power Geez Unicode1"/>
          <w:sz w:val="24"/>
          <w:szCs w:val="24"/>
        </w:rPr>
        <w:t xml:space="preserve">ል፡፡ </w:t>
      </w:r>
      <w:r>
        <w:rPr>
          <w:rFonts w:ascii="Power Geez Unicode1" w:hAnsi="Power Geez Unicode1" w:cs="Power Geez Unicode1"/>
          <w:sz w:val="24"/>
          <w:szCs w:val="24"/>
          <w:lang w:val="am-ET"/>
        </w:rPr>
        <w:t>የዚህ</w:t>
      </w:r>
      <w:r>
        <w:rPr>
          <w:rFonts w:ascii="Power Geez Unicode1" w:hAnsi="Power Geez Unicode1" w:cs="Power Geez Unicode1"/>
          <w:sz w:val="24"/>
          <w:szCs w:val="24"/>
        </w:rPr>
        <w:t xml:space="preserve"> በሽታ ተህዋስ </w:t>
      </w:r>
      <w:r>
        <w:rPr>
          <w:rFonts w:ascii="Power Geez Unicode1" w:hAnsi="Power Geez Unicode1" w:cs="Power Geez Unicode1"/>
          <w:i/>
          <w:iCs/>
          <w:sz w:val="24"/>
          <w:szCs w:val="24"/>
        </w:rPr>
        <w:t xml:space="preserve">Uromyces eragrostidis </w:t>
      </w:r>
      <w:r>
        <w:rPr>
          <w:rFonts w:ascii="Power Geez Unicode1" w:hAnsi="Power Geez Unicode1" w:cs="Power Geez Unicode1"/>
          <w:sz w:val="24"/>
          <w:szCs w:val="24"/>
        </w:rPr>
        <w:t>በመባል ይታወቃል፡፡ የዋግ በሽታ በብዛት ቅጠሉ</w:t>
      </w:r>
      <w:r>
        <w:rPr>
          <w:rFonts w:ascii="Power Geez Unicode1" w:hAnsi="Power Geez Unicode1" w:cs="Power Geez Unicode1"/>
          <w:sz w:val="24"/>
          <w:szCs w:val="24"/>
          <w:lang w:val="am-ET"/>
        </w:rPr>
        <w:t xml:space="preserve">ን </w:t>
      </w:r>
      <w:r>
        <w:rPr>
          <w:rFonts w:ascii="Power Geez Unicode1" w:hAnsi="Power Geez Unicode1" w:cs="Power Geez Unicode1"/>
          <w:sz w:val="24"/>
          <w:szCs w:val="24"/>
        </w:rPr>
        <w:t>የ</w:t>
      </w:r>
      <w:r>
        <w:rPr>
          <w:rFonts w:ascii="Power Geez Unicode1" w:hAnsi="Power Geez Unicode1" w:cs="Power Geez Unicode1"/>
          <w:sz w:val="24"/>
          <w:szCs w:val="24"/>
          <w:lang w:val="am-ET"/>
        </w:rPr>
        <w:t>ሚያጠቃ ሲ</w:t>
      </w:r>
      <w:r>
        <w:rPr>
          <w:rFonts w:ascii="Power Geez Unicode1" w:hAnsi="Power Geez Unicode1" w:cs="Power Geez Unicode1"/>
          <w:sz w:val="24"/>
          <w:szCs w:val="24"/>
        </w:rPr>
        <w:t>ሆን ምቹ ሁኔታን ካገ</w:t>
      </w:r>
      <w:r>
        <w:rPr>
          <w:rFonts w:ascii="Power Geez Unicode1" w:hAnsi="Power Geez Unicode1" w:cs="Power Geez Unicode1"/>
          <w:sz w:val="24"/>
          <w:szCs w:val="24"/>
          <w:lang w:val="am-ET"/>
        </w:rPr>
        <w:t>ኘ</w:t>
      </w:r>
      <w:r>
        <w:rPr>
          <w:rFonts w:ascii="Power Geez Unicode1" w:hAnsi="Power Geez Unicode1" w:cs="Power Geez Unicode1"/>
          <w:sz w:val="24"/>
          <w:szCs w:val="24"/>
        </w:rPr>
        <w:t xml:space="preserve"> ሌላ</w:t>
      </w:r>
      <w:r>
        <w:rPr>
          <w:rFonts w:ascii="Power Geez Unicode1" w:hAnsi="Power Geez Unicode1" w:cs="Power Geez Unicode1"/>
          <w:sz w:val="24"/>
          <w:szCs w:val="24"/>
          <w:lang w:val="am-ET"/>
        </w:rPr>
        <w:t>ው</w:t>
      </w:r>
      <w:r>
        <w:rPr>
          <w:rFonts w:ascii="Power Geez Unicode1" w:hAnsi="Power Geez Unicode1" w:cs="Power Geez Unicode1"/>
          <w:sz w:val="24"/>
          <w:szCs w:val="24"/>
        </w:rPr>
        <w:t>ንም የጤፍ አካል ሊያጠቃ ይችላል</w:t>
      </w:r>
      <w:r>
        <w:rPr>
          <w:rFonts w:ascii="Power Geez Unicode1" w:hAnsi="Power Geez Unicode1" w:cs="Power Geez Unicode1"/>
          <w:sz w:val="24"/>
          <w:szCs w:val="24"/>
          <w:lang w:val="am-ET"/>
        </w:rPr>
        <w:t xml:space="preserve"> (ሥዕል</w:t>
      </w:r>
      <w:r>
        <w:rPr>
          <w:rFonts w:ascii="Power Geez Unicode1" w:hAnsi="Power Geez Unicode1" w:cs="Power Geez Unicode1"/>
          <w:sz w:val="24"/>
          <w:szCs w:val="24"/>
        </w:rPr>
        <w:t xml:space="preserve"> 7</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ይህ በሽታ አየር ወለድ </w:t>
      </w:r>
      <w:r>
        <w:rPr>
          <w:rFonts w:ascii="Power Geez Unicode1" w:hAnsi="Power Geez Unicode1" w:cs="Power Geez Unicode1"/>
          <w:sz w:val="24"/>
          <w:szCs w:val="24"/>
          <w:lang w:val="am-ET"/>
        </w:rPr>
        <w:t>ሲ</w:t>
      </w:r>
      <w:r>
        <w:rPr>
          <w:rFonts w:ascii="Power Geez Unicode1" w:hAnsi="Power Geez Unicode1" w:cs="Power Geez Unicode1"/>
          <w:sz w:val="24"/>
          <w:szCs w:val="24"/>
        </w:rPr>
        <w:t>ሆን የመሰራጫ መንገዱ በንፋስ፣ ሰዉ፣</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እንሰሳትና የዝናብ ጠብታ ናቸዉ፡፡ ይህ በሽታ በእንክርዳድ</w:t>
      </w:r>
      <w:r>
        <w:rPr>
          <w:rFonts w:ascii="Power Geez Unicode1" w:hAnsi="Power Geez Unicode1" w:cs="Power Geez Unicode1"/>
          <w:sz w:val="24"/>
          <w:szCs w:val="24"/>
          <w:lang w:val="am-ET"/>
        </w:rPr>
        <w:t>ና</w:t>
      </w:r>
      <w:r>
        <w:rPr>
          <w:rFonts w:ascii="Power Geez Unicode1" w:hAnsi="Power Geez Unicode1" w:cs="Power Geez Unicode1"/>
          <w:sz w:val="24"/>
          <w:szCs w:val="24"/>
        </w:rPr>
        <w:t xml:space="preserve"> በሳር አረሞች ላይ እንደ ጥገኛ አስተናጋ</w:t>
      </w:r>
      <w:r>
        <w:rPr>
          <w:rFonts w:ascii="Power Geez Unicode1" w:hAnsi="Power Geez Unicode1" w:cs="Power Geez Unicode1"/>
          <w:sz w:val="24"/>
          <w:szCs w:val="24"/>
          <w:lang w:val="am-ET"/>
        </w:rPr>
        <w:t>ጅ</w:t>
      </w:r>
      <w:r>
        <w:rPr>
          <w:rFonts w:ascii="Power Geez Unicode1" w:hAnsi="Power Geez Unicode1" w:cs="Power Geez Unicode1"/>
          <w:sz w:val="24"/>
          <w:szCs w:val="24"/>
        </w:rPr>
        <w:t xml:space="preserve"> ይቆይባቸዋል፡፡ ይህ የጤፍ የቅጠል ዋግ በሽታ ጤፍ በወቅቱ </w:t>
      </w:r>
      <w:r>
        <w:rPr>
          <w:rFonts w:ascii="Power Geez Unicode1" w:hAnsi="Power Geez Unicode1" w:cs="Power Geez Unicode1"/>
          <w:sz w:val="24"/>
          <w:szCs w:val="24"/>
          <w:lang w:val="am-ET"/>
        </w:rPr>
        <w:t>ካ</w:t>
      </w:r>
      <w:r>
        <w:rPr>
          <w:rFonts w:ascii="Power Geez Unicode1" w:hAnsi="Power Geez Unicode1" w:cs="Power Geez Unicode1"/>
          <w:sz w:val="24"/>
          <w:szCs w:val="24"/>
        </w:rPr>
        <w:t xml:space="preserve">ልተዘራ </w:t>
      </w:r>
      <w:r>
        <w:rPr>
          <w:rFonts w:ascii="Power Geez Unicode1" w:hAnsi="Power Geez Unicode1" w:cs="Power Geez Unicode1"/>
          <w:sz w:val="24"/>
          <w:szCs w:val="24"/>
          <w:lang w:val="am-ET"/>
        </w:rPr>
        <w:t>ከ</w:t>
      </w:r>
      <w:r>
        <w:rPr>
          <w:rFonts w:ascii="Power Geez Unicode1" w:hAnsi="Power Geez Unicode1" w:cs="Power Geez Unicode1"/>
          <w:sz w:val="24"/>
          <w:szCs w:val="24"/>
        </w:rPr>
        <w:t xml:space="preserve">16-25% የምርት </w:t>
      </w:r>
      <w:r>
        <w:rPr>
          <w:rFonts w:ascii="Power Geez Unicode1" w:hAnsi="Power Geez Unicode1" w:cs="Power Geez Unicode1"/>
          <w:sz w:val="24"/>
          <w:szCs w:val="24"/>
          <w:lang w:val="am-ET"/>
        </w:rPr>
        <w:t xml:space="preserve">ቅነሳና </w:t>
      </w:r>
      <w:r>
        <w:rPr>
          <w:rFonts w:ascii="Power Geez Unicode1" w:hAnsi="Power Geez Unicode1" w:cs="Power Geez Unicode1"/>
          <w:sz w:val="24"/>
          <w:szCs w:val="24"/>
        </w:rPr>
        <w:t xml:space="preserve">እና ከ13-21% የገለባ </w:t>
      </w:r>
      <w:r>
        <w:rPr>
          <w:rFonts w:ascii="Power Geez Unicode1" w:hAnsi="Power Geez Unicode1" w:cs="Power Geez Unicode1"/>
          <w:sz w:val="24"/>
          <w:szCs w:val="24"/>
          <w:lang w:val="am-ET"/>
        </w:rPr>
        <w:t xml:space="preserve">ምርታማነት </w:t>
      </w:r>
      <w:r>
        <w:rPr>
          <w:rFonts w:ascii="Power Geez Unicode1" w:hAnsi="Power Geez Unicode1" w:cs="Power Geez Unicode1"/>
          <w:sz w:val="24"/>
          <w:szCs w:val="24"/>
        </w:rPr>
        <w:t>ቅነሳን ያመጣል፡፡</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የጤፍ ቅጠል ዋግን </w:t>
      </w:r>
      <w:r>
        <w:rPr>
          <w:rFonts w:ascii="Power Geez Unicode1" w:hAnsi="Power Geez Unicode1" w:cs="Power Geez Unicode1"/>
          <w:sz w:val="24"/>
          <w:szCs w:val="24"/>
          <w:lang w:val="am-ET"/>
        </w:rPr>
        <w:t>በ</w:t>
      </w:r>
      <w:r>
        <w:rPr>
          <w:rFonts w:ascii="Power Geez Unicode1" w:hAnsi="Power Geez Unicode1" w:cs="Power Geez Unicode1"/>
          <w:sz w:val="24"/>
          <w:szCs w:val="24"/>
        </w:rPr>
        <w:t>ባህላዊ</w:t>
      </w:r>
      <w:r>
        <w:rPr>
          <w:rFonts w:ascii="Power Geez Unicode1" w:hAnsi="Power Geez Unicode1" w:cs="Power Geez Unicode1"/>
          <w:b/>
          <w:bCs/>
          <w:sz w:val="24"/>
          <w:szCs w:val="24"/>
        </w:rPr>
        <w:t xml:space="preserve"> </w:t>
      </w:r>
      <w:r>
        <w:rPr>
          <w:rFonts w:ascii="Power Geez Unicode1" w:hAnsi="Power Geez Unicode1" w:cs="Power Geez Unicode1"/>
          <w:sz w:val="24"/>
          <w:szCs w:val="24"/>
        </w:rPr>
        <w:t>ዘዴ</w:t>
      </w:r>
      <w:r>
        <w:rPr>
          <w:rFonts w:ascii="Power Geez Unicode1" w:hAnsi="Power Geez Unicode1" w:cs="Power Geez Unicode1"/>
          <w:sz w:val="24"/>
          <w:szCs w:val="24"/>
          <w:lang w:val="am-ET"/>
        </w:rPr>
        <w:t>ዎች ለ</w:t>
      </w:r>
      <w:r>
        <w:rPr>
          <w:rFonts w:ascii="Power Geez Unicode1" w:hAnsi="Power Geez Unicode1" w:cs="Power Geez Unicode1"/>
          <w:sz w:val="24"/>
          <w:szCs w:val="24"/>
        </w:rPr>
        <w:t>መቆጣጠ</w:t>
      </w:r>
      <w:r>
        <w:rPr>
          <w:rFonts w:ascii="Power Geez Unicode1" w:hAnsi="Power Geez Unicode1" w:cs="Power Geez Unicode1"/>
          <w:sz w:val="24"/>
          <w:szCs w:val="24"/>
          <w:lang w:val="am-ET"/>
        </w:rPr>
        <w:t>ር</w:t>
      </w:r>
      <w:r>
        <w:rPr>
          <w:rFonts w:ascii="Power Geez Unicode1" w:hAnsi="Power Geez Unicode1" w:cs="Power Geez Unicode1"/>
          <w:sz w:val="24"/>
          <w:szCs w:val="24"/>
        </w:rPr>
        <w:t xml:space="preserve"> ወቅቱን ጠብቆ መዝራት፣ ቀድሞ የሚደርሱ ዝርያዎችን መጠቀምና ረክሲ ዶ</w:t>
      </w:r>
      <w:r>
        <w:rPr>
          <w:rFonts w:ascii="Power Geez Unicode1" w:hAnsi="Power Geez Unicode1" w:cs="Power Geez Unicode1"/>
          <w:sz w:val="24"/>
          <w:szCs w:val="24"/>
          <w:lang w:val="am-ET"/>
        </w:rPr>
        <w:t xml:space="preserve"> (0.5 ሊ/ሄ)</w:t>
      </w:r>
      <w:r>
        <w:rPr>
          <w:rFonts w:ascii="Power Geez Unicode1" w:hAnsi="Power Geez Unicode1" w:cs="Power Geez Unicode1"/>
          <w:sz w:val="24"/>
          <w:szCs w:val="24"/>
        </w:rPr>
        <w:t>፣ ናቲቮ 300 SC</w:t>
      </w:r>
      <w:r>
        <w:rPr>
          <w:rFonts w:ascii="Power Geez Unicode1" w:hAnsi="Power Geez Unicode1" w:cs="Power Geez Unicode1"/>
          <w:sz w:val="24"/>
          <w:szCs w:val="24"/>
          <w:lang w:val="am-ET"/>
        </w:rPr>
        <w:t xml:space="preserve"> (0.75ሊ/ሄ)</w:t>
      </w:r>
      <w:r>
        <w:rPr>
          <w:rFonts w:ascii="Power Geez Unicode1" w:hAnsi="Power Geez Unicode1" w:cs="Power Geez Unicode1"/>
          <w:sz w:val="24"/>
          <w:szCs w:val="24"/>
        </w:rPr>
        <w:t>፣ ቲልት</w:t>
      </w:r>
      <w:r>
        <w:rPr>
          <w:rFonts w:ascii="Power Geez Unicode1" w:hAnsi="Power Geez Unicode1" w:cs="Power Geez Unicode1"/>
          <w:sz w:val="24"/>
          <w:szCs w:val="24"/>
          <w:lang w:val="am-ET"/>
        </w:rPr>
        <w:t xml:space="preserve"> (0.5 ሊ/ሄ</w:t>
      </w:r>
      <w:r>
        <w:rPr>
          <w:rFonts w:ascii="Power Geez Unicode1" w:hAnsi="Power Geez Unicode1" w:cs="Power Geez Unicode1"/>
          <w:sz w:val="24"/>
          <w:szCs w:val="24"/>
        </w:rPr>
        <w:t>)</w:t>
      </w:r>
      <w:r>
        <w:rPr>
          <w:rFonts w:ascii="Power Geez Unicode1" w:hAnsi="Power Geez Unicode1" w:cs="Power Geez Unicode1"/>
          <w:sz w:val="24"/>
          <w:szCs w:val="24"/>
          <w:lang w:val="am-ET"/>
        </w:rPr>
        <w:t xml:space="preserve"> የተባሉ </w:t>
      </w:r>
      <w:r>
        <w:rPr>
          <w:rFonts w:ascii="Power Geez Unicode1" w:hAnsi="Power Geez Unicode1" w:cs="Power Geez Unicode1"/>
          <w:sz w:val="24"/>
          <w:szCs w:val="24"/>
        </w:rPr>
        <w:t>ጸረ-በሽታ ኬ</w:t>
      </w:r>
      <w:r>
        <w:rPr>
          <w:rFonts w:ascii="Power Geez Unicode1" w:hAnsi="Power Geez Unicode1" w:cs="Power Geez Unicode1"/>
          <w:sz w:val="24"/>
          <w:szCs w:val="24"/>
          <w:lang w:val="am-ET"/>
        </w:rPr>
        <w:t>ሚ</w:t>
      </w:r>
      <w:r>
        <w:rPr>
          <w:rFonts w:ascii="Power Geez Unicode1" w:hAnsi="Power Geez Unicode1" w:cs="Power Geez Unicode1"/>
          <w:sz w:val="24"/>
          <w:szCs w:val="24"/>
        </w:rPr>
        <w:t xml:space="preserve">ካልን </w:t>
      </w:r>
      <w:bookmarkStart w:id="230" w:name="_Hlk147570450"/>
      <w:r>
        <w:rPr>
          <w:rFonts w:ascii="Power Geez Unicode1" w:hAnsi="Power Geez Unicode1" w:cs="Power Geez Unicode1"/>
          <w:sz w:val="24"/>
          <w:szCs w:val="24"/>
        </w:rPr>
        <w:t>መጠቀም</w:t>
      </w:r>
      <w:r>
        <w:rPr>
          <w:rFonts w:ascii="Power Geez Unicode1" w:hAnsi="Power Geez Unicode1" w:cs="Power Geez Unicode1"/>
          <w:sz w:val="24"/>
          <w:szCs w:val="24"/>
          <w:lang w:val="am-ET"/>
        </w:rPr>
        <w:t xml:space="preserve"> ይመከራል</w:t>
      </w:r>
      <w:r>
        <w:rPr>
          <w:rFonts w:ascii="Power Geez Unicode1" w:hAnsi="Power Geez Unicode1" w:cs="Power Geez Unicode1"/>
          <w:sz w:val="24"/>
          <w:szCs w:val="24"/>
        </w:rPr>
        <w:t xml:space="preserve">፡፡ </w:t>
      </w:r>
      <w:bookmarkEnd w:id="230"/>
    </w:p>
    <w:p w14:paraId="21886E30" w14:textId="77777777" w:rsidR="00496375" w:rsidRDefault="00496375">
      <w:pPr>
        <w:spacing w:after="0" w:line="360" w:lineRule="auto"/>
        <w:jc w:val="both"/>
        <w:rPr>
          <w:rFonts w:ascii="Nyala" w:hAnsi="Nyala"/>
          <w:b/>
          <w:sz w:val="24"/>
          <w:szCs w:val="24"/>
        </w:rPr>
      </w:pPr>
      <w:r>
        <w:pict w14:anchorId="6DFD9F83">
          <v:shapetype id="_x0000_t202" coordsize="21600,21600" o:spt="202" path="m,l,21600r21600,l21600,xe">
            <v:stroke joinstyle="miter"/>
            <v:path gradientshapeok="t" o:connecttype="rect"/>
          </v:shapetype>
          <v:shape id="Text Box 2" o:spid="_x0000_s1028" type="#_x0000_t202" style="position:absolute;left:0;text-align:left;margin-left:52.8pt;margin-top:64.1pt;width:25.05pt;height:22.2pt;z-index:251655680;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" strokeweight=".5pt">
            <v:textbox>
              <w:txbxContent>
                <w:p w14:paraId="5269D1D0" w14:textId="77777777" w:rsidR="00496375" w:rsidRDefault="00496375">
                  <w:pPr>
                    <w:pStyle w:val="NoSpacing"/>
                    <w:rPr>
                      <w:rFonts w:ascii="Times New Roman" w:hAnsi="Times New Roman"/>
                      <w:b/>
                      <w:sz w:val="28"/>
                    </w:rPr>
                  </w:pPr>
                  <w:r>
                    <w:rPr>
                      <w:rFonts w:ascii="Times New Roman" w:hAnsi="Times New Roman"/>
                      <w:b/>
                      <w:sz w:val="28"/>
                    </w:rPr>
                    <w:t>A</w:t>
                  </w:r>
                </w:p>
              </w:txbxContent>
            </v:textbox>
          </v:shape>
        </w:pict>
      </w:r>
      <w:r>
        <w:pict w14:anchorId="35DD5AE7">
          <v:shape id="Text Box 1" o:spid="_x0000_s1029" type="#_x0000_t202" style="position:absolute;left:0;text-align:left;margin-left:324.6pt;margin-top:82.7pt;width:23.9pt;height:22.2pt;z-index:251656704;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" strokeweight=".5pt">
            <v:textbox>
              <w:txbxContent>
                <w:p w14:paraId="49ACA363" w14:textId="77777777" w:rsidR="00496375" w:rsidRDefault="00496375">
                  <w:pPr>
                    <w:pStyle w:val="NoSpacing"/>
                    <w:rPr>
                      <w:rFonts w:ascii="Ebrima" w:hAnsi="Ebrima"/>
                      <w:b/>
                      <w:sz w:val="28"/>
                    </w:rPr>
                  </w:pPr>
                  <w:r>
                    <w:rPr>
                      <w:rFonts w:ascii="Ebrima" w:hAnsi="Ebrima"/>
                      <w:b/>
                      <w:sz w:val="28"/>
                    </w:rPr>
                    <w:t>B</w:t>
                  </w:r>
                </w:p>
              </w:txbxContent>
            </v:textbox>
          </v:shape>
        </w:pict>
      </w:r>
      <w:r>
        <w:rPr>
          <w:rFonts w:ascii="Nyala" w:hAnsi="Nyala"/>
          <w:b/>
          <w:sz w:val="24"/>
          <w:szCs w:val="24"/>
        </w:rPr>
        <w:pict>
          <v:shape id="Content Placeholder 3" o:spid="_x0000_i1047" type="#_x0000_t75" style="width:195.6pt;height:152.1pt;mso-wrap-distance-left:0;mso-wrap-distance-right:0">
            <v:fill o:detectmouseclick="t"/>
            <v:imagedata r:id="rId31" o:title="DSC02033"/>
            <o:lock v:ext="edit" aspectratio="f" grouping="t"/>
          </v:shape>
        </w:pict>
      </w:r>
      <w:r>
        <w:rPr>
          <w:rFonts w:ascii="Nyala" w:hAnsi="Nyala"/>
          <w:b/>
          <w:sz w:val="24"/>
          <w:szCs w:val="24"/>
        </w:rPr>
        <w:pict>
          <v:shape id="Content Placeholder 5" o:spid="_x0000_i1048" type="#_x0000_t75" style="width:236.1pt;height:151.8pt;mso-wrap-distance-left:0;mso-wrap-distance-right:0">
            <v:fill o:detectmouseclick="t"/>
            <v:imagedata r:id="rId32" o:title=""/>
            <o:lock v:ext="edit" grouping="t"/>
          </v:shape>
        </w:pict>
      </w:r>
    </w:p>
    <w:p w14:paraId="09F7E2C9" w14:textId="77777777" w:rsidR="00496375" w:rsidRDefault="00496375">
      <w:pPr>
        <w:spacing w:after="0" w:line="720" w:lineRule="auto"/>
        <w:jc w:val="both"/>
        <w:rPr>
          <w:rFonts w:ascii="Power Geez Unicode1" w:hAnsi="Power Geez Unicode1" w:cs="Power Geez Unicode1"/>
          <w:b/>
          <w:sz w:val="24"/>
          <w:szCs w:val="24"/>
        </w:rPr>
      </w:pPr>
      <w:r>
        <w:rPr>
          <w:rFonts w:ascii="Power Geez Unicode1" w:hAnsi="Power Geez Unicode1" w:cs="Power Geez Unicode1"/>
          <w:b/>
          <w:sz w:val="24"/>
          <w:szCs w:val="24"/>
        </w:rPr>
        <w:t>ሥዕል 7</w:t>
      </w:r>
      <w:r>
        <w:rPr>
          <w:rFonts w:ascii="Power Geez Unicode1" w:hAnsi="Power Geez Unicode1" w:cs="Power Geez Unicode1"/>
          <w:b/>
          <w:sz w:val="24"/>
          <w:szCs w:val="24"/>
          <w:lang w:val="am-ET"/>
        </w:rPr>
        <w:t xml:space="preserve">. </w:t>
      </w:r>
      <w:r>
        <w:rPr>
          <w:rFonts w:ascii="Power Geez Unicode1" w:hAnsi="Power Geez Unicode1" w:cs="Power Geez Unicode1"/>
          <w:b/>
          <w:sz w:val="24"/>
          <w:szCs w:val="24"/>
        </w:rPr>
        <w:t xml:space="preserve">የጤፍ </w:t>
      </w:r>
      <w:r>
        <w:rPr>
          <w:rFonts w:ascii="Power Geez Unicode1" w:hAnsi="Power Geez Unicode1" w:cs="Power Geez Unicode1"/>
          <w:b/>
          <w:sz w:val="24"/>
          <w:szCs w:val="24"/>
          <w:lang w:val="am-ET"/>
        </w:rPr>
        <w:t xml:space="preserve">ዋግ </w:t>
      </w:r>
      <w:r>
        <w:rPr>
          <w:rFonts w:ascii="Power Geez Unicode1" w:hAnsi="Power Geez Unicode1" w:cs="Power Geez Unicode1"/>
          <w:b/>
          <w:sz w:val="24"/>
          <w:szCs w:val="24"/>
        </w:rPr>
        <w:t>በሽታ (A) በቅጠል እና (B) በዛላ ዘንግ ላይ</w:t>
      </w:r>
      <w:r>
        <w:rPr>
          <w:rFonts w:ascii="Power Geez Unicode1" w:hAnsi="Power Geez Unicode1" w:cs="Power Geez Unicode1"/>
          <w:b/>
          <w:sz w:val="24"/>
          <w:szCs w:val="24"/>
          <w:lang w:val="am-ET"/>
        </w:rPr>
        <w:t xml:space="preserve"> ሲታይ</w:t>
      </w:r>
    </w:p>
    <w:p w14:paraId="05C3E71B" w14:textId="77777777" w:rsidR="00496375" w:rsidRDefault="00496375">
      <w:pPr>
        <w:spacing w:after="0" w:line="360" w:lineRule="auto"/>
        <w:jc w:val="both"/>
        <w:rPr>
          <w:rFonts w:ascii="Power Geez Unicode1" w:hAnsi="Power Geez Unicode1" w:cs="Power Geez Unicode1"/>
          <w:b/>
          <w:sz w:val="24"/>
          <w:szCs w:val="24"/>
        </w:rPr>
      </w:pPr>
      <w:r>
        <w:rPr>
          <w:rFonts w:ascii="Power Geez Unicode1" w:hAnsi="Power Geez Unicode1" w:cs="Power Geez Unicode1"/>
          <w:b/>
          <w:sz w:val="24"/>
          <w:szCs w:val="24"/>
        </w:rPr>
        <w:t>እራስ አቆሽሽ/አጥቁር (Head smudge)</w:t>
      </w:r>
    </w:p>
    <w:p w14:paraId="47859F1F"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የጤፍ እራስ አቆሽሽ በሽታ ተህዋስ </w:t>
      </w:r>
      <w:r>
        <w:rPr>
          <w:rFonts w:ascii="Power Geez Unicode1" w:hAnsi="Power Geez Unicode1" w:cs="Power Geez Unicode1"/>
          <w:i/>
          <w:iCs/>
          <w:sz w:val="24"/>
          <w:szCs w:val="24"/>
        </w:rPr>
        <w:t>Helmintosporium miyakei</w:t>
      </w:r>
      <w:r>
        <w:rPr>
          <w:rFonts w:ascii="Power Geez Unicode1" w:hAnsi="Power Geez Unicode1" w:cs="Power Geez Unicode1"/>
          <w:sz w:val="24"/>
          <w:szCs w:val="24"/>
        </w:rPr>
        <w:t xml:space="preserve"> Nisikado) በመባል ይታወቃል፡፡ ይህ በሽታ ሞቃታማና እ</w:t>
      </w:r>
      <w:r>
        <w:rPr>
          <w:rFonts w:ascii="Power Geez Unicode1" w:hAnsi="Power Geez Unicode1" w:cs="Power Geez Unicode1"/>
          <w:sz w:val="24"/>
          <w:szCs w:val="24"/>
          <w:lang w:val="am-ET"/>
        </w:rPr>
        <w:t>ር</w:t>
      </w:r>
      <w:r>
        <w:rPr>
          <w:rFonts w:ascii="Power Geez Unicode1" w:hAnsi="Power Geez Unicode1" w:cs="Power Geez Unicode1"/>
          <w:sz w:val="24"/>
          <w:szCs w:val="24"/>
        </w:rPr>
        <w:t xml:space="preserve">ጥበት አዘል አየር ፀባይ ባለበት አከባቢ በስፋት የሚከሰት ሲሆን </w:t>
      </w:r>
      <w:r>
        <w:rPr>
          <w:rFonts w:ascii="Power Geez Unicode1" w:hAnsi="Power Geez Unicode1" w:cs="Power Geez Unicode1"/>
          <w:sz w:val="24"/>
          <w:szCs w:val="24"/>
          <w:lang w:val="am-ET"/>
        </w:rPr>
        <w:t xml:space="preserve">ከቅርብ ጊዜ ወዲህ </w:t>
      </w:r>
      <w:r>
        <w:rPr>
          <w:rFonts w:ascii="Power Geez Unicode1" w:hAnsi="Power Geez Unicode1" w:cs="Power Geez Unicode1"/>
          <w:sz w:val="24"/>
          <w:szCs w:val="24"/>
        </w:rPr>
        <w:t xml:space="preserve">በበልግ እና </w:t>
      </w:r>
      <w:r>
        <w:rPr>
          <w:rFonts w:ascii="Power Geez Unicode1" w:hAnsi="Power Geez Unicode1" w:cs="Power Geez Unicode1"/>
          <w:sz w:val="24"/>
          <w:szCs w:val="24"/>
          <w:lang w:val="am-ET"/>
        </w:rPr>
        <w:t>መ</w:t>
      </w:r>
      <w:r>
        <w:rPr>
          <w:rFonts w:ascii="Power Geez Unicode1" w:hAnsi="Power Geez Unicode1" w:cs="Power Geez Unicode1"/>
          <w:sz w:val="24"/>
          <w:szCs w:val="24"/>
        </w:rPr>
        <w:t xml:space="preserve">ኸር </w:t>
      </w:r>
      <w:r>
        <w:rPr>
          <w:rFonts w:ascii="Power Geez Unicode1" w:hAnsi="Power Geez Unicode1" w:cs="Power Geez Unicode1"/>
          <w:sz w:val="24"/>
          <w:szCs w:val="24"/>
          <w:lang w:val="am-ET"/>
        </w:rPr>
        <w:t>ም</w:t>
      </w:r>
      <w:r>
        <w:rPr>
          <w:rFonts w:ascii="Power Geez Unicode1" w:hAnsi="Power Geez Unicode1" w:cs="Power Geez Unicode1"/>
          <w:sz w:val="24"/>
          <w:szCs w:val="24"/>
        </w:rPr>
        <w:t>ር</w:t>
      </w:r>
      <w:r>
        <w:rPr>
          <w:rFonts w:ascii="Power Geez Unicode1" w:hAnsi="Power Geez Unicode1" w:cs="Power Geez Unicode1"/>
          <w:sz w:val="24"/>
          <w:szCs w:val="24"/>
          <w:lang w:val="am-ET"/>
        </w:rPr>
        <w:t>ት</w:t>
      </w:r>
      <w:r>
        <w:rPr>
          <w:rFonts w:ascii="Power Geez Unicode1" w:hAnsi="Power Geez Unicode1" w:cs="Power Geez Unicode1"/>
          <w:sz w:val="24"/>
          <w:szCs w:val="24"/>
        </w:rPr>
        <w:t xml:space="preserve"> ወቅት </w:t>
      </w:r>
      <w:r>
        <w:rPr>
          <w:rFonts w:ascii="Power Geez Unicode1" w:hAnsi="Power Geez Unicode1" w:cs="Power Geez Unicode1"/>
          <w:sz w:val="24"/>
          <w:szCs w:val="24"/>
          <w:lang w:val="am-ET"/>
        </w:rPr>
        <w:t xml:space="preserve">እየተከሰተ </w:t>
      </w:r>
      <w:r>
        <w:rPr>
          <w:rFonts w:ascii="Power Geez Unicode1" w:hAnsi="Power Geez Unicode1" w:cs="Power Geez Unicode1"/>
          <w:sz w:val="24"/>
          <w:szCs w:val="24"/>
        </w:rPr>
        <w:t>ይ</w:t>
      </w:r>
      <w:r>
        <w:rPr>
          <w:rFonts w:ascii="Power Geez Unicode1" w:hAnsi="Power Geez Unicode1" w:cs="Power Geez Unicode1"/>
          <w:sz w:val="24"/>
          <w:szCs w:val="24"/>
          <w:lang w:val="am-ET"/>
        </w:rPr>
        <w:t>ገኛል</w:t>
      </w:r>
      <w:r>
        <w:rPr>
          <w:rFonts w:ascii="Power Geez Unicode1" w:hAnsi="Power Geez Unicode1" w:cs="Power Geez Unicode1"/>
          <w:sz w:val="24"/>
          <w:szCs w:val="24"/>
        </w:rPr>
        <w:t>፡፡ ይህ በሽታ ዘር ወለድና የጤፍ ቅሪት (ገለባ) ላይ መቆየት የሚችል</w:t>
      </w:r>
      <w:r>
        <w:rPr>
          <w:rFonts w:ascii="Power Geez Unicode1" w:hAnsi="Power Geez Unicode1" w:cs="Power Geez Unicode1"/>
          <w:sz w:val="24"/>
          <w:szCs w:val="24"/>
          <w:lang w:val="am-ET"/>
        </w:rPr>
        <w:t xml:space="preserve"> ሲሆን የ</w:t>
      </w:r>
      <w:r>
        <w:rPr>
          <w:rFonts w:ascii="Power Geez Unicode1" w:hAnsi="Power Geez Unicode1" w:cs="Power Geez Unicode1"/>
          <w:sz w:val="24"/>
          <w:szCs w:val="24"/>
        </w:rPr>
        <w:t>መሰራጫ መንገዱ</w:t>
      </w:r>
      <w:r>
        <w:rPr>
          <w:rFonts w:ascii="Power Geez Unicode1" w:hAnsi="Power Geez Unicode1" w:cs="Power Geez Unicode1"/>
          <w:sz w:val="24"/>
          <w:szCs w:val="24"/>
          <w:lang w:val="am-ET"/>
        </w:rPr>
        <w:t>ም</w:t>
      </w:r>
      <w:r>
        <w:rPr>
          <w:rFonts w:ascii="Power Geez Unicode1" w:hAnsi="Power Geez Unicode1" w:cs="Power Geez Unicode1"/>
          <w:sz w:val="24"/>
          <w:szCs w:val="24"/>
        </w:rPr>
        <w:t xml:space="preserve"> በዘር፣ </w:t>
      </w:r>
      <w:r>
        <w:rPr>
          <w:rFonts w:ascii="Power Geez Unicode1" w:hAnsi="Power Geez Unicode1" w:cs="Power Geez Unicode1"/>
          <w:sz w:val="24"/>
          <w:szCs w:val="24"/>
          <w:lang w:val="am-ET"/>
        </w:rPr>
        <w:t>በ</w:t>
      </w:r>
      <w:r>
        <w:rPr>
          <w:rFonts w:ascii="Power Geez Unicode1" w:hAnsi="Power Geez Unicode1" w:cs="Power Geez Unicode1"/>
          <w:sz w:val="24"/>
          <w:szCs w:val="24"/>
        </w:rPr>
        <w:t>ሰዉ፣</w:t>
      </w:r>
      <w:r>
        <w:rPr>
          <w:rFonts w:ascii="Power Geez Unicode1" w:hAnsi="Power Geez Unicode1" w:cs="Power Geez Unicode1"/>
          <w:sz w:val="24"/>
          <w:szCs w:val="24"/>
          <w:lang w:val="am-ET"/>
        </w:rPr>
        <w:t xml:space="preserve"> በ</w:t>
      </w:r>
      <w:r>
        <w:rPr>
          <w:rFonts w:ascii="Power Geez Unicode1" w:hAnsi="Power Geez Unicode1" w:cs="Power Geez Unicode1"/>
          <w:sz w:val="24"/>
          <w:szCs w:val="24"/>
        </w:rPr>
        <w:t xml:space="preserve">እንሰሳትና የዝናብ ጠብታ ናቸዉ፡፡ </w:t>
      </w:r>
    </w:p>
    <w:p w14:paraId="6C363775"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b/>
          <w:bCs/>
          <w:sz w:val="24"/>
          <w:szCs w:val="24"/>
        </w:rPr>
        <w:t>የእራስ አቆሽሽ በሽታ ምልክ</w:t>
      </w:r>
      <w:r>
        <w:rPr>
          <w:rFonts w:ascii="Power Geez Unicode1" w:hAnsi="Power Geez Unicode1" w:cs="Power Geez Unicode1"/>
          <w:b/>
          <w:bCs/>
          <w:sz w:val="24"/>
          <w:szCs w:val="24"/>
          <w:lang w:val="am-ET"/>
        </w:rPr>
        <w:t>ት፦</w:t>
      </w:r>
      <w:r>
        <w:rPr>
          <w:rFonts w:ascii="Power Geez Unicode1" w:hAnsi="Power Geez Unicode1" w:cs="Power Geez Unicode1"/>
          <w:b/>
          <w:bCs/>
          <w:sz w:val="24"/>
          <w:szCs w:val="24"/>
        </w:rPr>
        <w:t xml:space="preserve"> </w:t>
      </w:r>
      <w:r>
        <w:rPr>
          <w:rFonts w:ascii="Power Geez Unicode1" w:hAnsi="Power Geez Unicode1" w:cs="Power Geez Unicode1"/>
          <w:sz w:val="24"/>
          <w:szCs w:val="24"/>
        </w:rPr>
        <w:t xml:space="preserve">የራስ አቆሽሽ በሽታ ማይሲሊያ </w:t>
      </w:r>
      <w:r>
        <w:rPr>
          <w:rFonts w:ascii="Power Geez Unicode1" w:hAnsi="Power Geez Unicode1" w:cs="Power Geez Unicode1"/>
          <w:sz w:val="24"/>
          <w:szCs w:val="24"/>
          <w:lang w:val="am-ET"/>
        </w:rPr>
        <w:t>የ</w:t>
      </w:r>
      <w:r>
        <w:rPr>
          <w:rFonts w:ascii="Power Geez Unicode1" w:hAnsi="Power Geez Unicode1" w:cs="Power Geez Unicode1"/>
          <w:sz w:val="24"/>
          <w:szCs w:val="24"/>
        </w:rPr>
        <w:t xml:space="preserve">ጤፍ </w:t>
      </w:r>
      <w:r>
        <w:rPr>
          <w:rFonts w:ascii="Power Geez Unicode1" w:hAnsi="Power Geez Unicode1" w:cs="Power Geez Unicode1"/>
          <w:sz w:val="24"/>
          <w:szCs w:val="24"/>
          <w:lang w:val="am-ET"/>
        </w:rPr>
        <w:t xml:space="preserve">ራስን </w:t>
      </w:r>
      <w:r>
        <w:rPr>
          <w:rFonts w:ascii="Power Geez Unicode1" w:hAnsi="Power Geez Unicode1" w:cs="Power Geez Unicode1"/>
          <w:sz w:val="24"/>
          <w:szCs w:val="24"/>
        </w:rPr>
        <w:t>አንድ ላይ በማያያዝ የበሽታዉ ስርጭ</w:t>
      </w:r>
      <w:r>
        <w:rPr>
          <w:rFonts w:ascii="Power Geez Unicode1" w:hAnsi="Power Geez Unicode1" w:cs="Power Geez Unicode1"/>
          <w:sz w:val="24"/>
          <w:szCs w:val="24"/>
          <w:lang w:val="am-ET"/>
        </w:rPr>
        <w:t>ት</w:t>
      </w:r>
      <w:r>
        <w:rPr>
          <w:rFonts w:ascii="Power Geez Unicode1" w:hAnsi="Power Geez Unicode1" w:cs="Power Geez Unicode1"/>
          <w:sz w:val="24"/>
          <w:szCs w:val="24"/>
        </w:rPr>
        <w:t xml:space="preserve"> እን</w:t>
      </w:r>
      <w:r>
        <w:rPr>
          <w:rFonts w:ascii="Power Geez Unicode1" w:hAnsi="Power Geez Unicode1" w:cs="Power Geez Unicode1"/>
          <w:sz w:val="24"/>
          <w:szCs w:val="24"/>
          <w:lang w:val="am-ET"/>
        </w:rPr>
        <w:t>ዲ</w:t>
      </w:r>
      <w:r>
        <w:rPr>
          <w:rFonts w:ascii="Power Geez Unicode1" w:hAnsi="Power Geez Unicode1" w:cs="Power Geez Unicode1"/>
          <w:sz w:val="24"/>
          <w:szCs w:val="24"/>
        </w:rPr>
        <w:t xml:space="preserve">ፋጠን </w:t>
      </w:r>
      <w:r>
        <w:rPr>
          <w:rFonts w:ascii="Power Geez Unicode1" w:hAnsi="Power Geez Unicode1" w:cs="Power Geez Unicode1"/>
          <w:sz w:val="24"/>
          <w:szCs w:val="24"/>
          <w:lang w:val="am-ET"/>
        </w:rPr>
        <w:t xml:space="preserve">በማድረግ </w:t>
      </w:r>
      <w:r>
        <w:rPr>
          <w:rFonts w:ascii="Power Geez Unicode1" w:hAnsi="Power Geez Unicode1" w:cs="Power Geez Unicode1"/>
          <w:sz w:val="24"/>
          <w:szCs w:val="24"/>
        </w:rPr>
        <w:t>ዘ</w:t>
      </w:r>
      <w:r>
        <w:rPr>
          <w:rFonts w:ascii="Power Geez Unicode1" w:hAnsi="Power Geez Unicode1" w:cs="Power Geez Unicode1"/>
          <w:sz w:val="24"/>
          <w:szCs w:val="24"/>
          <w:lang w:val="am-ET"/>
        </w:rPr>
        <w:t>ሩ</w:t>
      </w:r>
      <w:r>
        <w:rPr>
          <w:rFonts w:ascii="Power Geez Unicode1" w:hAnsi="Power Geez Unicode1" w:cs="Power Geez Unicode1"/>
          <w:sz w:val="24"/>
          <w:szCs w:val="24"/>
        </w:rPr>
        <w:t>ን ወደ ጥቁ</w:t>
      </w:r>
      <w:r>
        <w:rPr>
          <w:rFonts w:ascii="Power Geez Unicode1" w:hAnsi="Power Geez Unicode1" w:cs="Power Geez Unicode1"/>
          <w:sz w:val="24"/>
          <w:szCs w:val="24"/>
          <w:lang w:val="am-ET"/>
        </w:rPr>
        <w:t>ር</w:t>
      </w:r>
      <w:r>
        <w:rPr>
          <w:rFonts w:ascii="Power Geez Unicode1" w:hAnsi="Power Geez Unicode1" w:cs="Power Geez Unicode1"/>
          <w:sz w:val="24"/>
          <w:szCs w:val="24"/>
        </w:rPr>
        <w:t>ነት ይቀይራል</w:t>
      </w:r>
      <w:r>
        <w:rPr>
          <w:rFonts w:ascii="Power Geez Unicode1" w:hAnsi="Power Geez Unicode1" w:cs="Power Geez Unicode1"/>
          <w:sz w:val="24"/>
          <w:szCs w:val="24"/>
          <w:lang w:val="am-ET"/>
        </w:rPr>
        <w:t xml:space="preserve"> (ሥዕል </w:t>
      </w:r>
      <w:r>
        <w:rPr>
          <w:rFonts w:ascii="Power Geez Unicode1" w:hAnsi="Power Geez Unicode1" w:cs="Power Geez Unicode1"/>
          <w:sz w:val="24"/>
          <w:szCs w:val="24"/>
        </w:rPr>
        <w:t>8</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በዚህ በሽታ የተጠቃ ጤፍ ጥራቱ በጣም የወረደ ነዉ፡፡ </w:t>
      </w:r>
    </w:p>
    <w:p w14:paraId="76FA837A"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 xml:space="preserve">ይህ በሽታ </w:t>
      </w:r>
      <w:r>
        <w:rPr>
          <w:rFonts w:ascii="Power Geez Unicode1" w:hAnsi="Power Geez Unicode1" w:cs="Power Geez Unicode1"/>
          <w:sz w:val="24"/>
          <w:szCs w:val="24"/>
          <w:lang w:val="am-ET"/>
        </w:rPr>
        <w:t>የ</w:t>
      </w:r>
      <w:r>
        <w:rPr>
          <w:rFonts w:ascii="Power Geez Unicode1" w:hAnsi="Power Geez Unicode1" w:cs="Power Geez Unicode1"/>
          <w:sz w:val="24"/>
          <w:szCs w:val="24"/>
        </w:rPr>
        <w:t xml:space="preserve">ጤፍ </w:t>
      </w:r>
      <w:r>
        <w:rPr>
          <w:rFonts w:ascii="Power Geez Unicode1" w:hAnsi="Power Geez Unicode1" w:cs="Power Geez Unicode1"/>
          <w:sz w:val="24"/>
          <w:szCs w:val="24"/>
          <w:lang w:val="am-ET"/>
        </w:rPr>
        <w:t>የ</w:t>
      </w:r>
      <w:r>
        <w:rPr>
          <w:rFonts w:ascii="Power Geez Unicode1" w:hAnsi="Power Geez Unicode1" w:cs="Power Geez Unicode1"/>
          <w:sz w:val="24"/>
          <w:szCs w:val="24"/>
        </w:rPr>
        <w:t xml:space="preserve">ዱር ተዛማጂ </w:t>
      </w:r>
      <w:r>
        <w:rPr>
          <w:rFonts w:ascii="Power Geez Unicode1" w:hAnsi="Power Geez Unicode1" w:cs="Power Geez Unicode1"/>
          <w:sz w:val="24"/>
          <w:szCs w:val="24"/>
          <w:lang w:val="am-ET"/>
        </w:rPr>
        <w:t>የ</w:t>
      </w:r>
      <w:r>
        <w:rPr>
          <w:rFonts w:ascii="Power Geez Unicode1" w:hAnsi="Power Geez Unicode1" w:cs="Power Geez Unicode1"/>
          <w:sz w:val="24"/>
          <w:szCs w:val="24"/>
        </w:rPr>
        <w:t>ሆኑ ተክሎች (</w:t>
      </w:r>
      <w:r>
        <w:rPr>
          <w:rFonts w:ascii="Power Geez Unicode1" w:hAnsi="Power Geez Unicode1" w:cs="Power Geez Unicode1"/>
          <w:i/>
          <w:sz w:val="24"/>
          <w:szCs w:val="24"/>
        </w:rPr>
        <w:t>Eragrostidis superba</w:t>
      </w:r>
      <w:r>
        <w:rPr>
          <w:rFonts w:ascii="Power Geez Unicode1" w:hAnsi="Power Geez Unicode1" w:cs="Power Geez Unicode1"/>
          <w:sz w:val="24"/>
          <w:szCs w:val="24"/>
        </w:rPr>
        <w:t xml:space="preserve"> and </w:t>
      </w:r>
      <w:r>
        <w:rPr>
          <w:rFonts w:ascii="Power Geez Unicode1" w:hAnsi="Power Geez Unicode1" w:cs="Power Geez Unicode1"/>
          <w:i/>
          <w:sz w:val="24"/>
          <w:szCs w:val="24"/>
        </w:rPr>
        <w:t>Eragrostidis fenunifolia</w:t>
      </w:r>
      <w:r>
        <w:rPr>
          <w:rFonts w:ascii="Power Geez Unicode1" w:hAnsi="Power Geez Unicode1" w:cs="Power Geez Unicode1"/>
          <w:sz w:val="24"/>
          <w:szCs w:val="24"/>
        </w:rPr>
        <w:t xml:space="preserve">) ላይ እና በአጨዳ ወቅት </w:t>
      </w:r>
      <w:r>
        <w:rPr>
          <w:rFonts w:ascii="Power Geez Unicode1" w:hAnsi="Power Geez Unicode1" w:cs="Power Geez Unicode1"/>
          <w:sz w:val="24"/>
          <w:szCs w:val="24"/>
          <w:lang w:val="am-ET"/>
        </w:rPr>
        <w:t>በ</w:t>
      </w:r>
      <w:r>
        <w:rPr>
          <w:rFonts w:ascii="Power Geez Unicode1" w:hAnsi="Power Geez Unicode1" w:cs="Power Geez Unicode1"/>
          <w:sz w:val="24"/>
          <w:szCs w:val="24"/>
        </w:rPr>
        <w:t>ረገፈ የጤፍ ዘር ላይ እንደ አማራጭ ማቆያ ይጠቀምባቸዋል፡፡ ይህ በሽታ ምቹ የአየር ሁኔታና ተጠቂ ዝርያን ካገኘ ከ50-56% የሚደርስ የምርት  ቅነሳ</w:t>
      </w:r>
      <w:r>
        <w:rPr>
          <w:rFonts w:ascii="Power Geez Unicode1" w:hAnsi="Power Geez Unicode1" w:cs="Power Geez Unicode1"/>
          <w:sz w:val="24"/>
          <w:szCs w:val="24"/>
          <w:lang w:val="am-ET"/>
        </w:rPr>
        <w:t xml:space="preserve"> ያስከትላል፤ የዘር </w:t>
      </w:r>
      <w:r>
        <w:rPr>
          <w:rFonts w:ascii="Power Geez Unicode1" w:hAnsi="Power Geez Unicode1" w:cs="Power Geez Unicode1"/>
          <w:sz w:val="24"/>
          <w:szCs w:val="24"/>
        </w:rPr>
        <w:t>ጥራት</w:t>
      </w:r>
      <w:r>
        <w:rPr>
          <w:rFonts w:ascii="Power Geez Unicode1" w:hAnsi="Power Geez Unicode1" w:cs="Power Geez Unicode1"/>
          <w:sz w:val="24"/>
          <w:szCs w:val="24"/>
          <w:lang w:val="am-ET"/>
        </w:rPr>
        <w:t>ንም</w:t>
      </w:r>
      <w:r>
        <w:rPr>
          <w:rFonts w:ascii="Power Geez Unicode1" w:hAnsi="Power Geez Unicode1" w:cs="Power Geez Unicode1"/>
          <w:sz w:val="24"/>
          <w:szCs w:val="24"/>
        </w:rPr>
        <w:t xml:space="preserve"> በጣም ይቀንሳል፡፡ </w:t>
      </w:r>
    </w:p>
    <w:p w14:paraId="0392E8D1" w14:textId="77777777" w:rsidR="00496375" w:rsidRDefault="00496375">
      <w:pPr>
        <w:spacing w:after="0" w:line="360" w:lineRule="auto"/>
        <w:jc w:val="both"/>
        <w:rPr>
          <w:rFonts w:ascii="Power Geez Unicode1" w:hAnsi="Power Geez Unicode1" w:cs="Power Geez Unicode1"/>
          <w:sz w:val="24"/>
          <w:szCs w:val="24"/>
        </w:rPr>
      </w:pPr>
    </w:p>
    <w:p w14:paraId="35FA5964"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b/>
          <w:bCs/>
          <w:sz w:val="24"/>
          <w:szCs w:val="24"/>
        </w:rPr>
        <w:t>የእራስ አቆሽሽ በሽታ</w:t>
      </w:r>
      <w:r>
        <w:rPr>
          <w:rFonts w:ascii="Power Geez Unicode1" w:hAnsi="Power Geez Unicode1" w:cs="Power Geez Unicode1"/>
          <w:b/>
          <w:bCs/>
          <w:sz w:val="24"/>
          <w:szCs w:val="24"/>
          <w:lang w:val="am-ET"/>
        </w:rPr>
        <w:t xml:space="preserve"> ቁጥጥር፦ </w:t>
      </w:r>
      <w:r>
        <w:rPr>
          <w:rFonts w:ascii="Power Geez Unicode1" w:hAnsi="Power Geez Unicode1" w:cs="Power Geez Unicode1"/>
          <w:sz w:val="24"/>
          <w:szCs w:val="24"/>
        </w:rPr>
        <w:t>የሰበል ፈረቃን መከተል</w:t>
      </w:r>
      <w:r>
        <w:rPr>
          <w:rFonts w:ascii="Power Geez Unicode1" w:hAnsi="Power Geez Unicode1" w:cs="Power Geez Unicode1"/>
          <w:sz w:val="24"/>
          <w:szCs w:val="24"/>
          <w:lang w:val="am-ET"/>
        </w:rPr>
        <w:t xml:space="preserve"> እና </w:t>
      </w:r>
      <w:r>
        <w:rPr>
          <w:rFonts w:ascii="Power Geez Unicode1" w:hAnsi="Power Geez Unicode1" w:cs="Power Geez Unicode1"/>
          <w:sz w:val="24"/>
          <w:szCs w:val="24"/>
        </w:rPr>
        <w:t>ከበሽታ የፀዳ ንፁህ ዘር</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መጠቀም</w:t>
      </w:r>
      <w:r>
        <w:rPr>
          <w:rFonts w:ascii="Power Geez Unicode1" w:hAnsi="Power Geez Unicode1" w:cs="Power Geez Unicode1"/>
          <w:sz w:val="24"/>
          <w:szCs w:val="24"/>
          <w:lang w:val="am-ET"/>
        </w:rPr>
        <w:t xml:space="preserve"> የተሻለ ነው፡፡ በደብረ ዘይት ግብርና ምርምር ማዕከል በተገኘው የምርምር ውጤት መሰረት </w:t>
      </w:r>
      <w:r>
        <w:rPr>
          <w:rFonts w:ascii="Power Geez Unicode1" w:hAnsi="Power Geez Unicode1" w:cs="Power Geez Unicode1"/>
          <w:sz w:val="24"/>
          <w:szCs w:val="24"/>
        </w:rPr>
        <w:t xml:space="preserve">ናቲቮ 300 SC፣ ሬክሲ ዶ፣ ናቱራ፣ ቲልትና የመሳሰሉትን </w:t>
      </w:r>
      <w:r>
        <w:rPr>
          <w:rFonts w:ascii="Power Geez Unicode1" w:hAnsi="Power Geez Unicode1" w:cs="Power Geez Unicode1"/>
          <w:sz w:val="24"/>
          <w:szCs w:val="24"/>
          <w:lang w:val="am-ET"/>
        </w:rPr>
        <w:t>ጸ</w:t>
      </w:r>
      <w:r>
        <w:rPr>
          <w:rFonts w:ascii="Power Geez Unicode1" w:hAnsi="Power Geez Unicode1" w:cs="Power Geez Unicode1"/>
          <w:sz w:val="24"/>
          <w:szCs w:val="24"/>
        </w:rPr>
        <w:t>ረ-በሽታ ኬሚካል</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መጠቀም</w:t>
      </w:r>
      <w:r>
        <w:rPr>
          <w:rFonts w:ascii="Power Geez Unicode1" w:hAnsi="Power Geez Unicode1" w:cs="Power Geez Unicode1"/>
          <w:sz w:val="24"/>
          <w:szCs w:val="24"/>
          <w:lang w:val="am-ET"/>
        </w:rPr>
        <w:t xml:space="preserve"> እንደአማራጭ ይመከራ</w:t>
      </w:r>
      <w:r>
        <w:rPr>
          <w:rFonts w:ascii="Power Geez Unicode1" w:hAnsi="Power Geez Unicode1" w:cs="Power Geez Unicode1"/>
          <w:sz w:val="24"/>
          <w:szCs w:val="24"/>
        </w:rPr>
        <w:t>ል</w:t>
      </w:r>
      <w:r>
        <w:rPr>
          <w:rFonts w:ascii="Power Geez Unicode1" w:hAnsi="Power Geez Unicode1" w:cs="Power Geez Unicode1"/>
          <w:sz w:val="24"/>
          <w:szCs w:val="24"/>
          <w:lang w:val="am-ET"/>
        </w:rPr>
        <w:t>፡፡</w:t>
      </w:r>
    </w:p>
    <w:p w14:paraId="60442565" w14:textId="77777777" w:rsidR="00496375" w:rsidRDefault="00496375">
      <w:pPr>
        <w:jc w:val="center"/>
        <w:rPr>
          <w:rFonts w:ascii="Nyala" w:hAnsi="Nyala"/>
          <w:b/>
          <w:sz w:val="24"/>
          <w:szCs w:val="24"/>
        </w:rPr>
      </w:pPr>
      <w:r>
        <w:rPr>
          <w:rFonts w:ascii="Nyala" w:hAnsi="Nyala"/>
          <w:b/>
          <w:sz w:val="24"/>
          <w:szCs w:val="24"/>
        </w:rPr>
        <w:pict>
          <v:shape id="Picture 2099703621" o:spid="_x0000_i1049" type="#_x0000_t75" style="width:417.3pt;height:211.8pt;rotation:180;mso-wrap-distance-left:0;mso-wrap-distance-right:0">
            <v:fill o:detectmouseclick="t"/>
            <v:imagedata r:id="rId33" o:title=""/>
          </v:shape>
        </w:pict>
      </w:r>
    </w:p>
    <w:p w14:paraId="315B8C41" w14:textId="77777777" w:rsidR="00496375" w:rsidRDefault="00496375">
      <w:pPr>
        <w:ind w:firstLine="720"/>
        <w:jc w:val="both"/>
        <w:rPr>
          <w:rFonts w:ascii="Power Geez Unicode1" w:hAnsi="Power Geez Unicode1" w:cs="Power Geez Unicode1"/>
          <w:b/>
          <w:sz w:val="24"/>
          <w:szCs w:val="24"/>
        </w:rPr>
      </w:pPr>
      <w:r>
        <w:rPr>
          <w:rFonts w:ascii="Power Geez Unicode1" w:hAnsi="Power Geez Unicode1" w:cs="Power Geez Unicode1"/>
          <w:b/>
          <w:sz w:val="24"/>
          <w:szCs w:val="24"/>
        </w:rPr>
        <w:t>ሥዕል</w:t>
      </w:r>
      <w:r>
        <w:rPr>
          <w:rFonts w:ascii="Power Geez Unicode1" w:hAnsi="Power Geez Unicode1" w:cs="Power Geez Unicode1"/>
          <w:b/>
          <w:sz w:val="24"/>
          <w:szCs w:val="24"/>
          <w:lang w:val="am-ET"/>
        </w:rPr>
        <w:t xml:space="preserve"> </w:t>
      </w:r>
      <w:r>
        <w:rPr>
          <w:rFonts w:ascii="Power Geez Unicode1" w:hAnsi="Power Geez Unicode1" w:cs="Power Geez Unicode1"/>
          <w:b/>
          <w:sz w:val="24"/>
          <w:szCs w:val="24"/>
        </w:rPr>
        <w:t>8</w:t>
      </w:r>
      <w:r>
        <w:rPr>
          <w:rFonts w:ascii="Power Geez Unicode1" w:hAnsi="Power Geez Unicode1" w:cs="Power Geez Unicode1"/>
          <w:b/>
          <w:sz w:val="24"/>
          <w:szCs w:val="24"/>
          <w:lang w:val="am-ET"/>
        </w:rPr>
        <w:t>.</w:t>
      </w:r>
      <w:r>
        <w:rPr>
          <w:rFonts w:ascii="Power Geez Unicode1" w:hAnsi="Power Geez Unicode1" w:cs="Power Geez Unicode1"/>
          <w:b/>
          <w:sz w:val="24"/>
          <w:szCs w:val="24"/>
        </w:rPr>
        <w:t xml:space="preserve"> የጤፍ እራስ አቆሸሽ በሽታ</w:t>
      </w:r>
    </w:p>
    <w:p w14:paraId="2020570F" w14:textId="77777777" w:rsidR="00496375" w:rsidRDefault="00496375">
      <w:pPr>
        <w:spacing w:after="0"/>
        <w:jc w:val="both"/>
        <w:rPr>
          <w:rFonts w:ascii="Power Geez Unicode1" w:hAnsi="Power Geez Unicode1" w:cs="Power Geez Unicode1"/>
          <w:b/>
          <w:sz w:val="24"/>
          <w:szCs w:val="24"/>
        </w:rPr>
      </w:pPr>
    </w:p>
    <w:p w14:paraId="13B88BD4" w14:textId="77777777" w:rsidR="00496375" w:rsidRDefault="00496375">
      <w:pPr>
        <w:spacing w:after="0" w:line="360" w:lineRule="auto"/>
        <w:jc w:val="both"/>
        <w:rPr>
          <w:rFonts w:ascii="Power Geez Unicode1" w:hAnsi="Power Geez Unicode1" w:cs="Power Geez Unicode1"/>
          <w:b/>
          <w:sz w:val="24"/>
          <w:szCs w:val="24"/>
        </w:rPr>
      </w:pPr>
      <w:bookmarkStart w:id="231" w:name="_Hlk147571113"/>
      <w:r>
        <w:rPr>
          <w:rFonts w:ascii="Power Geez Unicode1" w:hAnsi="Power Geez Unicode1" w:cs="Power Geez Unicode1"/>
          <w:b/>
          <w:sz w:val="24"/>
          <w:szCs w:val="24"/>
        </w:rPr>
        <w:t>አረማሞ (Smut Spp)</w:t>
      </w:r>
    </w:p>
    <w:p w14:paraId="29D91264"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bCs/>
          <w:sz w:val="24"/>
          <w:szCs w:val="24"/>
        </w:rPr>
        <w:t xml:space="preserve">የጤፍ አረማሞ በሽታ </w:t>
      </w:r>
      <w:r>
        <w:rPr>
          <w:rFonts w:ascii="Power Geez Unicode1" w:hAnsi="Power Geez Unicode1" w:cs="Power Geez Unicode1"/>
          <w:bCs/>
          <w:sz w:val="24"/>
          <w:szCs w:val="24"/>
          <w:lang w:val="am-ET"/>
        </w:rPr>
        <w:t xml:space="preserve">በተለይ </w:t>
      </w:r>
      <w:r>
        <w:rPr>
          <w:rFonts w:ascii="Power Geez Unicode1" w:hAnsi="Power Geez Unicode1" w:cs="Power Geez Unicode1"/>
          <w:bCs/>
          <w:sz w:val="24"/>
          <w:szCs w:val="24"/>
        </w:rPr>
        <w:t>በወይና ደጋና ቆላማ አከባቢዎች ላይ ይከሰታል፡፡</w:t>
      </w:r>
      <w:r>
        <w:rPr>
          <w:rFonts w:ascii="Power Geez Unicode1" w:hAnsi="Power Geez Unicode1" w:cs="Power Geez Unicode1"/>
          <w:b/>
          <w:sz w:val="24"/>
          <w:szCs w:val="24"/>
        </w:rPr>
        <w:t xml:space="preserve"> </w:t>
      </w:r>
      <w:r>
        <w:rPr>
          <w:rFonts w:ascii="Power Geez Unicode1" w:hAnsi="Power Geez Unicode1" w:cs="Power Geez Unicode1"/>
          <w:sz w:val="24"/>
          <w:szCs w:val="24"/>
        </w:rPr>
        <w:t xml:space="preserve">ይህ በሽታ በበልግ እና መኸር ወቅት </w:t>
      </w:r>
      <w:r>
        <w:rPr>
          <w:rFonts w:ascii="Power Geez Unicode1" w:hAnsi="Power Geez Unicode1" w:cs="Power Geez Unicode1"/>
          <w:sz w:val="24"/>
          <w:szCs w:val="24"/>
          <w:lang w:val="am-ET"/>
        </w:rPr>
        <w:t>የሚታ</w:t>
      </w:r>
      <w:r>
        <w:rPr>
          <w:rFonts w:ascii="Power Geez Unicode1" w:hAnsi="Power Geez Unicode1" w:cs="Power Geez Unicode1"/>
          <w:sz w:val="24"/>
          <w:szCs w:val="24"/>
        </w:rPr>
        <w:t>ይ</w:t>
      </w:r>
      <w:r>
        <w:rPr>
          <w:rFonts w:ascii="Power Geez Unicode1" w:hAnsi="Power Geez Unicode1" w:cs="Power Geez Unicode1"/>
          <w:sz w:val="24"/>
          <w:szCs w:val="24"/>
          <w:lang w:val="am-ET"/>
        </w:rPr>
        <w:t xml:space="preserve"> ሲሆን</w:t>
      </w:r>
      <w:r>
        <w:rPr>
          <w:rFonts w:ascii="Power Geez Unicode1" w:hAnsi="Power Geez Unicode1" w:cs="Power Geez Unicode1"/>
          <w:sz w:val="24"/>
          <w:szCs w:val="24"/>
        </w:rPr>
        <w:t xml:space="preserve"> ምልክ</w:t>
      </w:r>
      <w:r>
        <w:rPr>
          <w:rFonts w:ascii="Power Geez Unicode1" w:hAnsi="Power Geez Unicode1" w:cs="Power Geez Unicode1"/>
          <w:sz w:val="24"/>
          <w:szCs w:val="24"/>
          <w:lang w:val="am-ET"/>
        </w:rPr>
        <w:t>ቱም</w:t>
      </w:r>
      <w:r>
        <w:rPr>
          <w:rFonts w:ascii="Power Geez Unicode1" w:hAnsi="Power Geez Unicode1" w:cs="Power Geez Unicode1"/>
          <w:sz w:val="24"/>
          <w:szCs w:val="24"/>
        </w:rPr>
        <w:t xml:space="preserve"> የተጠቁ የአበባ ሕብር በጥቁር ዱቄታማ በሽታ አምጪ ተህዋ</w:t>
      </w:r>
      <w:r>
        <w:rPr>
          <w:rFonts w:ascii="Power Geez Unicode1" w:hAnsi="Power Geez Unicode1" w:cs="Power Geez Unicode1"/>
          <w:sz w:val="24"/>
          <w:szCs w:val="24"/>
          <w:lang w:val="am-ET"/>
        </w:rPr>
        <w:t>ሲያን</w:t>
      </w:r>
      <w:r>
        <w:rPr>
          <w:rFonts w:ascii="Power Geez Unicode1" w:hAnsi="Power Geez Unicode1" w:cs="Power Geez Unicode1"/>
          <w:sz w:val="24"/>
          <w:szCs w:val="24"/>
        </w:rPr>
        <w:t xml:space="preserve"> ይ</w:t>
      </w:r>
      <w:r>
        <w:rPr>
          <w:rFonts w:ascii="Power Geez Unicode1" w:hAnsi="Power Geez Unicode1" w:cs="Power Geez Unicode1"/>
          <w:sz w:val="24"/>
          <w:szCs w:val="24"/>
          <w:lang w:val="am-ET"/>
        </w:rPr>
        <w:t>ተካ</w:t>
      </w:r>
      <w:r>
        <w:rPr>
          <w:rFonts w:ascii="Power Geez Unicode1" w:hAnsi="Power Geez Unicode1" w:cs="Power Geez Unicode1"/>
          <w:sz w:val="24"/>
          <w:szCs w:val="24"/>
        </w:rPr>
        <w:t>ሉ</w:t>
      </w:r>
      <w:r>
        <w:rPr>
          <w:rFonts w:ascii="Power Geez Unicode1" w:hAnsi="Power Geez Unicode1" w:cs="Power Geez Unicode1"/>
          <w:sz w:val="24"/>
          <w:szCs w:val="24"/>
          <w:lang w:val="am-ET"/>
        </w:rPr>
        <w:t xml:space="preserve"> (ሥዕል </w:t>
      </w:r>
      <w:r>
        <w:rPr>
          <w:rFonts w:ascii="Power Geez Unicode1" w:hAnsi="Power Geez Unicode1" w:cs="Power Geez Unicode1"/>
          <w:sz w:val="24"/>
          <w:szCs w:val="24"/>
        </w:rPr>
        <w:t>9</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w:t>
      </w:r>
      <w:r>
        <w:rPr>
          <w:rFonts w:ascii="Power Geez Unicode1" w:hAnsi="Power Geez Unicode1" w:cs="Power Geez Unicode1"/>
          <w:sz w:val="24"/>
          <w:szCs w:val="24"/>
          <w:lang w:val="am-ET"/>
        </w:rPr>
        <w:t xml:space="preserve">ይህ </w:t>
      </w:r>
      <w:r>
        <w:rPr>
          <w:rFonts w:ascii="Power Geez Unicode1" w:hAnsi="Power Geez Unicode1" w:cs="Power Geez Unicode1"/>
          <w:sz w:val="24"/>
          <w:szCs w:val="24"/>
        </w:rPr>
        <w:t>በሽታ የሚተላለፈው በዘር ውስጥ በማለፍ ነው፡፡ በበሽታው አምጪ ተህዋስያን የተበከለው የጤፍ ዘር መብቀል እንደጀመረ የበሽታው የዘር ፍሬም አብሮ በመብቀል በተክሉ ውስጥ</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ለውስጥ ሳይታይ ማደግ ይጀምራል፡፡ በመጨረሻም ጤ</w:t>
      </w:r>
      <w:r>
        <w:rPr>
          <w:rFonts w:ascii="Power Geez Unicode1" w:hAnsi="Power Geez Unicode1" w:cs="Power Geez Unicode1"/>
          <w:sz w:val="24"/>
          <w:szCs w:val="24"/>
          <w:lang w:val="am-ET"/>
        </w:rPr>
        <w:t>ፉ</w:t>
      </w:r>
      <w:r>
        <w:rPr>
          <w:rFonts w:ascii="Power Geez Unicode1" w:hAnsi="Power Geez Unicode1" w:cs="Power Geez Unicode1"/>
          <w:sz w:val="24"/>
          <w:szCs w:val="24"/>
        </w:rPr>
        <w:t xml:space="preserve"> ማዘርዘርና ፍሬ መያዝ በሚጀምርበት </w:t>
      </w:r>
      <w:r>
        <w:rPr>
          <w:rFonts w:ascii="Power Geez Unicode1" w:hAnsi="Power Geez Unicode1" w:cs="Power Geez Unicode1"/>
          <w:sz w:val="24"/>
          <w:szCs w:val="24"/>
          <w:lang w:val="am-ET"/>
        </w:rPr>
        <w:t>ወቅ</w:t>
      </w:r>
      <w:r>
        <w:rPr>
          <w:rFonts w:ascii="Power Geez Unicode1" w:hAnsi="Power Geez Unicode1" w:cs="Power Geez Unicode1"/>
          <w:sz w:val="24"/>
          <w:szCs w:val="24"/>
        </w:rPr>
        <w:t xml:space="preserve">ት ላይ ዘሩን ተክቶ አረማሞው ያድጋል፡፡ </w:t>
      </w:r>
      <w:r>
        <w:rPr>
          <w:rFonts w:ascii="Power Geez Unicode1" w:hAnsi="Power Geez Unicode1" w:cs="Power Geez Unicode1"/>
          <w:sz w:val="24"/>
          <w:szCs w:val="24"/>
          <w:lang w:val="am-ET"/>
        </w:rPr>
        <w:t>የ</w:t>
      </w:r>
      <w:r>
        <w:rPr>
          <w:rFonts w:ascii="Power Geez Unicode1" w:hAnsi="Power Geez Unicode1" w:cs="Power Geez Unicode1"/>
          <w:sz w:val="24"/>
          <w:szCs w:val="24"/>
        </w:rPr>
        <w:t>ጤ</w:t>
      </w:r>
      <w:r>
        <w:rPr>
          <w:rFonts w:ascii="Power Geez Unicode1" w:hAnsi="Power Geez Unicode1" w:cs="Power Geez Unicode1"/>
          <w:sz w:val="24"/>
          <w:szCs w:val="24"/>
          <w:lang w:val="am-ET"/>
        </w:rPr>
        <w:t>ፉን</w:t>
      </w:r>
      <w:r>
        <w:rPr>
          <w:rFonts w:ascii="Power Geez Unicode1" w:hAnsi="Power Geez Unicode1" w:cs="Power Geez Unicode1"/>
          <w:sz w:val="24"/>
          <w:szCs w:val="24"/>
        </w:rPr>
        <w:t xml:space="preserve"> ዘር የተካው የአረማሞ ዘር በንፋስና በዝናብ አማካኝነት እየቦነነ በጤነኞቹ የጤፍ ማሳዎችና የተክሎች የአበባ ሕብር ላይ በመጣበቅ ለመጪው የሰብል ዘመን በአዲሱ የጤፍ ሰብል ውስጥ የብከላ ህይወት ውህደቱን  ይቀጥላል፡፡ ይህ በሽታ ዘር ወለድ ስለሆነ የሰብል በሽታ ስርጭት ቁጥጥር ስራን </w:t>
      </w:r>
      <w:r>
        <w:rPr>
          <w:rFonts w:ascii="Power Geez Unicode1" w:hAnsi="Power Geez Unicode1" w:cs="Power Geez Unicode1"/>
          <w:sz w:val="24"/>
          <w:szCs w:val="24"/>
          <w:lang w:val="am-ET"/>
        </w:rPr>
        <w:t>ማ</w:t>
      </w:r>
      <w:r>
        <w:rPr>
          <w:rFonts w:ascii="Power Geez Unicode1" w:hAnsi="Power Geez Unicode1" w:cs="Power Geez Unicode1"/>
          <w:sz w:val="24"/>
          <w:szCs w:val="24"/>
        </w:rPr>
        <w:t>ጠናከርና ማሳ ዉስጥ ከታ</w:t>
      </w:r>
      <w:r>
        <w:rPr>
          <w:rFonts w:ascii="Power Geez Unicode1" w:hAnsi="Power Geez Unicode1" w:cs="Power Geez Unicode1"/>
          <w:sz w:val="24"/>
          <w:szCs w:val="24"/>
          <w:lang w:val="am-ET"/>
        </w:rPr>
        <w:t>የ</w:t>
      </w:r>
      <w:r>
        <w:rPr>
          <w:rFonts w:ascii="Power Geez Unicode1" w:hAnsi="Power Geez Unicode1" w:cs="Power Geez Unicode1"/>
          <w:sz w:val="24"/>
          <w:szCs w:val="24"/>
        </w:rPr>
        <w:t xml:space="preserve"> ነቅሎ ማቃጠል አስፈላጊ ነዉ፡፡</w:t>
      </w:r>
    </w:p>
    <w:bookmarkEnd w:id="231"/>
    <w:p w14:paraId="07A36005" w14:textId="77777777" w:rsidR="00496375" w:rsidRDefault="00496375">
      <w:pPr>
        <w:spacing w:after="0"/>
        <w:jc w:val="center"/>
        <w:rPr>
          <w:rFonts w:ascii="Nyala" w:hAnsi="Nyala"/>
          <w:sz w:val="24"/>
          <w:szCs w:val="24"/>
        </w:rPr>
      </w:pPr>
      <w:r>
        <w:rPr>
          <w:rFonts w:ascii="Nyala" w:hAnsi="Nyala"/>
          <w:sz w:val="24"/>
          <w:szCs w:val="24"/>
        </w:rPr>
        <w:pict>
          <v:shape id="Picture 4" o:spid="_x0000_i1050" type="#_x0000_t75" style="width:366.9pt;height:165.9pt;mso-wrap-distance-left:0;mso-wrap-distance-right:0">
            <v:fill o:detectmouseclick="t"/>
            <v:imagedata r:id="rId34" o:title="DSC02071"/>
          </v:shape>
        </w:pict>
      </w:r>
    </w:p>
    <w:p w14:paraId="21A7638E" w14:textId="77777777" w:rsidR="00496375" w:rsidRDefault="00496375">
      <w:pPr>
        <w:ind w:firstLine="720"/>
        <w:rPr>
          <w:rFonts w:ascii="Power Geez Unicode1" w:hAnsi="Power Geez Unicode1" w:cs="Power Geez Unicode1"/>
          <w:sz w:val="24"/>
          <w:szCs w:val="24"/>
        </w:rPr>
      </w:pPr>
      <w:r>
        <w:rPr>
          <w:rFonts w:ascii="Power Geez Unicode1" w:hAnsi="Power Geez Unicode1" w:cs="Power Geez Unicode1"/>
          <w:sz w:val="24"/>
          <w:szCs w:val="24"/>
        </w:rPr>
        <w:t>ሥዕል</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9</w:t>
      </w:r>
      <w:r>
        <w:rPr>
          <w:rFonts w:ascii="Power Geez Unicode1" w:hAnsi="Power Geez Unicode1" w:cs="Power Geez Unicode1"/>
          <w:sz w:val="24"/>
          <w:szCs w:val="24"/>
          <w:lang w:val="am-ET"/>
        </w:rPr>
        <w:t>.</w:t>
      </w:r>
      <w:r>
        <w:rPr>
          <w:rFonts w:ascii="Power Geez Unicode1" w:hAnsi="Power Geez Unicode1" w:cs="Power Geez Unicode1"/>
          <w:sz w:val="24"/>
          <w:szCs w:val="24"/>
        </w:rPr>
        <w:t xml:space="preserve"> በአረማሞ የተጠቃ ጤፍ</w:t>
      </w:r>
    </w:p>
    <w:p w14:paraId="2DA2F9DB" w14:textId="77777777" w:rsidR="00496375" w:rsidRDefault="00496375">
      <w:pPr>
        <w:pStyle w:val="Heading2"/>
        <w:numPr>
          <w:ilvl w:val="1"/>
          <w:numId w:val="28"/>
        </w:numPr>
        <w:rPr>
          <w:rFonts w:ascii="Power Geez Unicode1" w:hAnsi="Power Geez Unicode1" w:cs="Power Geez Unicode1"/>
        </w:rPr>
      </w:pPr>
      <w:bookmarkStart w:id="232" w:name="_Toc376569932"/>
      <w:bookmarkStart w:id="233" w:name="_Toc318605812"/>
      <w:bookmarkStart w:id="234" w:name="_Toc406798902"/>
      <w:bookmarkStart w:id="235" w:name="_Toc320455771"/>
      <w:bookmarkStart w:id="236" w:name="_Toc320451409"/>
      <w:bookmarkStart w:id="237" w:name="_Toc316140323"/>
      <w:bookmarkStart w:id="238" w:name="_Toc147653071"/>
      <w:bookmarkStart w:id="239" w:name="_Toc17481"/>
      <w:bookmarkStart w:id="240" w:name="_Toc2135"/>
      <w:bookmarkStart w:id="241" w:name="_Toc12185"/>
      <w:bookmarkStart w:id="242" w:name="_Toc7315"/>
      <w:bookmarkStart w:id="243" w:name="_Toc18814"/>
      <w:bookmarkStart w:id="244" w:name="_Toc20878"/>
      <w:bookmarkStart w:id="245" w:name="_Toc5258"/>
      <w:bookmarkStart w:id="246" w:name="_Hlk147571417"/>
      <w:r>
        <w:rPr>
          <w:rFonts w:ascii="Power Geez Unicode1" w:hAnsi="Power Geez Unicode1" w:cs="Power Geez Unicode1"/>
        </w:rPr>
        <w:t>ነፍሳት ተባይ መከላከል</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60581408" w14:textId="77777777" w:rsidR="00496375" w:rsidRDefault="00496375">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t>ከጤፍ ነፍሳት ተባዮች መካከል የጤፍ ዝንብ፤ ቀይ የጤፍ ትል፤ ፌንጣና የመሳሰሉት ዋና ዋና</w:t>
      </w:r>
      <w:r>
        <w:rPr>
          <w:rFonts w:ascii="Power Geez Unicode1" w:hAnsi="Power Geez Unicode1" w:cs="Power Geez Unicode1"/>
          <w:sz w:val="24"/>
          <w:szCs w:val="24"/>
          <w:lang w:val="am-ET"/>
        </w:rPr>
        <w:t>ዎቹ ናቸው</w:t>
      </w:r>
      <w:r>
        <w:rPr>
          <w:rFonts w:ascii="Power Geez Unicode1" w:hAnsi="Power Geez Unicode1" w:cs="Power Geez Unicode1"/>
          <w:sz w:val="24"/>
          <w:szCs w:val="24"/>
        </w:rPr>
        <w:t xml:space="preserve">፡፡ የእነዚህን ተባዮች ክስተትና ጉዳት ለመቀነስ ማሳውን ቀደም ብሎ በማረስ ለፀሃይ ማጋለጥ፤ ጠለቅ አድርጎ ማረስ፤ ሰብሎችን እያፈራረቁ መዝራት፤ ሰብሉ እንደተሰበሰበ ወዲያውኑ ማረስ፤ በአካባቢው የሚገኙ አማራጭ ተክሎችንና አረሞችን ማስወገድ፤ የተመዘገቡና የመጠቀሚያ ጊዜ ያላለፈባቸውን ፀረ-ተባይ ኬምካሎች መርጦ መጠቀም </w:t>
      </w:r>
      <w:r>
        <w:rPr>
          <w:rFonts w:ascii="Power Geez Unicode1" w:hAnsi="Power Geez Unicode1" w:cs="Power Geez Unicode1"/>
          <w:sz w:val="24"/>
          <w:szCs w:val="24"/>
          <w:lang w:val="am-ET"/>
        </w:rPr>
        <w:t>ያስፈልጋ</w:t>
      </w:r>
      <w:r>
        <w:rPr>
          <w:rFonts w:ascii="Power Geez Unicode1" w:hAnsi="Power Geez Unicode1" w:cs="Power Geez Unicode1"/>
          <w:sz w:val="24"/>
          <w:szCs w:val="24"/>
        </w:rPr>
        <w:t>ል</w:t>
      </w:r>
      <w:r>
        <w:rPr>
          <w:rFonts w:ascii="Power Geez Unicode1" w:hAnsi="Power Geez Unicode1" w:cs="Power Geez Unicode1"/>
          <w:sz w:val="24"/>
          <w:szCs w:val="24"/>
          <w:lang w:val="am-ET"/>
        </w:rPr>
        <w:t xml:space="preserve"> (ሠንጠረዥ </w:t>
      </w:r>
      <w:r>
        <w:rPr>
          <w:rFonts w:ascii="Power Geez Unicode1" w:hAnsi="Power Geez Unicode1" w:cs="Power Geez Unicode1"/>
          <w:sz w:val="24"/>
          <w:szCs w:val="24"/>
        </w:rPr>
        <w:t>7</w:t>
      </w:r>
      <w:r>
        <w:rPr>
          <w:rFonts w:ascii="Power Geez Unicode1" w:hAnsi="Power Geez Unicode1" w:cs="Power Geez Unicode1"/>
          <w:sz w:val="24"/>
          <w:szCs w:val="24"/>
          <w:lang w:val="am-ET"/>
        </w:rPr>
        <w:t>)</w:t>
      </w:r>
      <w:r>
        <w:rPr>
          <w:rFonts w:ascii="Power Geez Unicode1" w:hAnsi="Power Geez Unicode1" w:cs="Power Geez Unicode1"/>
          <w:sz w:val="24"/>
          <w:szCs w:val="24"/>
        </w:rPr>
        <w:t>፡፡</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rPr>
        <w:t xml:space="preserve">የገብስ እንቡጥ ትል ወይም የጤፍ ዝንብ (Shoot fly) የተባለው ከፍተኛውን ጉዳት ከሚያደርሱት ነፍሳት ተባዮች መካከል </w:t>
      </w:r>
      <w:r>
        <w:rPr>
          <w:rFonts w:ascii="Power Geez Unicode1" w:hAnsi="Power Geez Unicode1" w:cs="Power Geez Unicode1"/>
          <w:sz w:val="24"/>
          <w:szCs w:val="24"/>
          <w:lang w:val="am-ET"/>
        </w:rPr>
        <w:t>አንዱ ነው</w:t>
      </w:r>
      <w:r>
        <w:rPr>
          <w:rFonts w:ascii="Power Geez Unicode1" w:hAnsi="Power Geez Unicode1" w:cs="Power Geez Unicode1"/>
          <w:sz w:val="24"/>
          <w:szCs w:val="24"/>
        </w:rPr>
        <w:t>፡፡ ነፍሳት ተባ</w:t>
      </w:r>
      <w:r>
        <w:rPr>
          <w:rFonts w:ascii="Power Geez Unicode1" w:hAnsi="Power Geez Unicode1" w:cs="Power Geez Unicode1"/>
          <w:sz w:val="24"/>
          <w:szCs w:val="24"/>
          <w:lang w:val="am-ET"/>
        </w:rPr>
        <w:t xml:space="preserve">ዩ </w:t>
      </w:r>
      <w:r>
        <w:rPr>
          <w:rFonts w:ascii="Power Geez Unicode1" w:hAnsi="Power Geez Unicode1" w:cs="Power Geez Unicode1"/>
          <w:sz w:val="24"/>
          <w:szCs w:val="24"/>
        </w:rPr>
        <w:t xml:space="preserve">የዝናብ እጥረትን ተከትሎ </w:t>
      </w:r>
      <w:r>
        <w:rPr>
          <w:rFonts w:ascii="Power Geez Unicode1" w:hAnsi="Power Geez Unicode1" w:cs="Power Geez Unicode1"/>
          <w:sz w:val="24"/>
          <w:szCs w:val="24"/>
          <w:lang w:val="am-ET"/>
        </w:rPr>
        <w:t xml:space="preserve">የተከሰተ </w:t>
      </w:r>
      <w:r>
        <w:rPr>
          <w:rFonts w:ascii="Power Geez Unicode1" w:hAnsi="Power Geez Unicode1" w:cs="Power Geez Unicode1"/>
          <w:sz w:val="24"/>
          <w:szCs w:val="24"/>
        </w:rPr>
        <w:t xml:space="preserve">ከሆነ ምርቱ ሙሉ በሙሉ ሊጠፋ ይችላል፡፡ </w:t>
      </w:r>
      <w:r>
        <w:rPr>
          <w:rFonts w:ascii="Power Geez Unicode1" w:hAnsi="Power Geez Unicode1" w:cs="Power Geez Unicode1"/>
          <w:sz w:val="24"/>
          <w:szCs w:val="24"/>
          <w:lang w:val="am-ET"/>
        </w:rPr>
        <w:t>ክ</w:t>
      </w:r>
      <w:r>
        <w:rPr>
          <w:rFonts w:ascii="Power Geez Unicode1" w:hAnsi="Power Geez Unicode1" w:cs="Power Geez Unicode1"/>
          <w:sz w:val="24"/>
          <w:szCs w:val="24"/>
        </w:rPr>
        <w:t xml:space="preserve">ስተቱ </w:t>
      </w:r>
      <w:r>
        <w:rPr>
          <w:rFonts w:ascii="Power Geez Unicode1" w:hAnsi="Power Geez Unicode1" w:cs="Power Geez Unicode1"/>
          <w:sz w:val="24"/>
          <w:szCs w:val="24"/>
          <w:lang w:val="am-ET"/>
        </w:rPr>
        <w:t>ጤፉ</w:t>
      </w:r>
      <w:r>
        <w:rPr>
          <w:rFonts w:ascii="Power Geez Unicode1" w:hAnsi="Power Geez Unicode1" w:cs="Power Geez Unicode1"/>
          <w:sz w:val="24"/>
          <w:szCs w:val="24"/>
        </w:rPr>
        <w:t xml:space="preserve"> ካዘረዘረ በኋላ ከሆነ ዛላው በጣም ነጭ ይሆንና ፍሬ አልባ ይሆናል፡፡ ለመንቀል ሲሞከር</w:t>
      </w:r>
      <w:r>
        <w:rPr>
          <w:rFonts w:ascii="Power Geez Unicode1" w:hAnsi="Power Geez Unicode1" w:cs="Power Geez Unicode1"/>
          <w:sz w:val="24"/>
          <w:szCs w:val="24"/>
          <w:lang w:val="am-ET"/>
        </w:rPr>
        <w:t>ም</w:t>
      </w:r>
      <w:r>
        <w:rPr>
          <w:rFonts w:ascii="Power Geez Unicode1" w:hAnsi="Power Geez Unicode1" w:cs="Power Geez Unicode1"/>
          <w:sz w:val="24"/>
          <w:szCs w:val="24"/>
        </w:rPr>
        <w:t xml:space="preserve"> በቀላሉ ይነቀላል፡፡ ተባዩ በአብዛኛው ጤፍ አብቃይ በሆኑ አካባቢዎች </w:t>
      </w:r>
      <w:r>
        <w:rPr>
          <w:rFonts w:ascii="Power Geez Unicode1" w:hAnsi="Power Geez Unicode1" w:cs="Power Geez Unicode1"/>
          <w:sz w:val="24"/>
          <w:szCs w:val="24"/>
          <w:lang w:val="am-ET"/>
        </w:rPr>
        <w:t>የሚከሰት ሲሆን</w:t>
      </w:r>
      <w:r>
        <w:rPr>
          <w:rFonts w:ascii="Power Geez Unicode1" w:hAnsi="Power Geez Unicode1" w:cs="Power Geez Unicode1"/>
          <w:sz w:val="24"/>
          <w:szCs w:val="24"/>
        </w:rPr>
        <w:t xml:space="preserve"> የዝናብ እጥረት በሌለባቸው ስፍራዎች (አዴትና የመሳሰሉት አካባቢዎች) ሰብሉ ቅጥያ በማውጣት የተጎዳውን መተካት ስለሚችል ብዙ የምርት ብክነት አያስክትልም፡፡ </w:t>
      </w:r>
    </w:p>
    <w:p w14:paraId="2E057011" w14:textId="77777777" w:rsidR="00496375" w:rsidRDefault="00496375">
      <w:pPr>
        <w:spacing w:after="0" w:line="360" w:lineRule="auto"/>
        <w:jc w:val="both"/>
        <w:rPr>
          <w:rFonts w:ascii="Nyala" w:hAnsi="Nyala"/>
          <w:sz w:val="24"/>
          <w:szCs w:val="24"/>
        </w:rPr>
      </w:pPr>
    </w:p>
    <w:p w14:paraId="21A90B01" w14:textId="77777777" w:rsidR="00496375" w:rsidRDefault="00496375">
      <w:pPr>
        <w:spacing w:after="0" w:line="360" w:lineRule="auto"/>
        <w:jc w:val="both"/>
        <w:rPr>
          <w:rFonts w:ascii="Power Geez Unicode1" w:eastAsia="SimSun" w:hAnsi="Power Geez Unicode1" w:cs="Power Geez Unicode1"/>
          <w:sz w:val="24"/>
          <w:szCs w:val="24"/>
        </w:rPr>
      </w:pPr>
      <w:r>
        <w:rPr>
          <w:rFonts w:ascii="Power Geez Unicode1" w:eastAsia="SimSun" w:hAnsi="Power Geez Unicode1" w:cs="Power Geez Unicode1"/>
          <w:sz w:val="24"/>
          <w:szCs w:val="24"/>
        </w:rPr>
        <w:t>ሠንጠረዥ 7. የዋና ዋና ጤፍ ተባዮች መከላከያ ዘዴ</w:t>
      </w:r>
      <w:r>
        <w:rPr>
          <w:rFonts w:ascii="Power Geez Unicode1" w:eastAsia="SimSun" w:hAnsi="Power Geez Unicode1" w:cs="Power Geez Unicode1"/>
          <w:sz w:val="24"/>
          <w:szCs w:val="24"/>
          <w:lang w:val="am-ET"/>
        </w:rPr>
        <w:t>ዎች</w:t>
      </w:r>
    </w:p>
    <w:tbl>
      <w:tblPr>
        <w:tblW w:w="998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6"/>
        <w:gridCol w:w="8069"/>
      </w:tblGrid>
      <w:tr w:rsidR="00496375" w14:paraId="0827BC06" w14:textId="77777777">
        <w:trPr>
          <w:trHeight w:val="324"/>
        </w:trPr>
        <w:tc>
          <w:tcPr>
            <w:tcW w:w="1916" w:type="dxa"/>
            <w:vAlign w:val="center"/>
          </w:tcPr>
          <w:p w14:paraId="6D17DC22" w14:textId="77777777" w:rsidR="00496375" w:rsidRDefault="00496375">
            <w:pPr>
              <w:spacing w:after="0" w:line="360" w:lineRule="auto"/>
              <w:jc w:val="both"/>
              <w:rPr>
                <w:rFonts w:ascii="Power Geez Unicode1" w:eastAsia="Times New Roman" w:hAnsi="Power Geez Unicode1" w:cs="Power Geez Unicode1"/>
                <w:b/>
                <w:bCs/>
                <w:sz w:val="24"/>
                <w:szCs w:val="24"/>
                <w:lang w:val="en-GB"/>
              </w:rPr>
            </w:pPr>
            <w:r>
              <w:rPr>
                <w:rFonts w:ascii="Power Geez Unicode1" w:eastAsia="Times New Roman" w:hAnsi="Power Geez Unicode1" w:cs="Power Geez Unicode1"/>
                <w:b/>
                <w:bCs/>
                <w:sz w:val="24"/>
                <w:szCs w:val="24"/>
                <w:lang w:val="en-GB"/>
              </w:rPr>
              <w:t>የተባይ ዓይነት</w:t>
            </w:r>
          </w:p>
        </w:tc>
        <w:tc>
          <w:tcPr>
            <w:tcW w:w="8069" w:type="dxa"/>
            <w:vAlign w:val="center"/>
          </w:tcPr>
          <w:p w14:paraId="4764FC16" w14:textId="77777777" w:rsidR="00496375" w:rsidRDefault="00496375">
            <w:pPr>
              <w:spacing w:after="0" w:line="360" w:lineRule="auto"/>
              <w:jc w:val="both"/>
              <w:rPr>
                <w:rFonts w:ascii="Power Geez Unicode1" w:eastAsia="Times New Roman" w:hAnsi="Power Geez Unicode1" w:cs="Power Geez Unicode1"/>
                <w:b/>
                <w:bCs/>
                <w:sz w:val="24"/>
                <w:szCs w:val="24"/>
                <w:lang w:val="en-GB"/>
              </w:rPr>
            </w:pPr>
            <w:r>
              <w:rPr>
                <w:rFonts w:ascii="Power Geez Unicode1" w:eastAsia="Times New Roman" w:hAnsi="Power Geez Unicode1" w:cs="Power Geez Unicode1"/>
                <w:b/>
                <w:bCs/>
                <w:sz w:val="24"/>
                <w:szCs w:val="24"/>
                <w:lang w:val="en-GB"/>
              </w:rPr>
              <w:t>የመከላከያ ዘዴ</w:t>
            </w:r>
          </w:p>
        </w:tc>
      </w:tr>
      <w:tr w:rsidR="00496375" w14:paraId="63DE7AB8" w14:textId="77777777">
        <w:trPr>
          <w:trHeight w:val="782"/>
        </w:trPr>
        <w:tc>
          <w:tcPr>
            <w:tcW w:w="1916" w:type="dxa"/>
            <w:vAlign w:val="center"/>
          </w:tcPr>
          <w:p w14:paraId="7764F876" w14:textId="77777777" w:rsidR="00496375" w:rsidRDefault="00496375">
            <w:pPr>
              <w:spacing w:after="0" w:line="360" w:lineRule="auto"/>
              <w:jc w:val="both"/>
              <w:rPr>
                <w:rFonts w:ascii="Power Geez Unicode1" w:eastAsia="Times New Roman" w:hAnsi="Power Geez Unicode1" w:cs="Power Geez Unicode1"/>
                <w:sz w:val="24"/>
                <w:szCs w:val="24"/>
                <w:lang w:val="en-GB"/>
              </w:rPr>
            </w:pPr>
            <w:r>
              <w:rPr>
                <w:rFonts w:ascii="Power Geez Unicode1" w:hAnsi="Power Geez Unicode1" w:cs="Power Geez Unicode1"/>
                <w:sz w:val="24"/>
                <w:szCs w:val="24"/>
              </w:rPr>
              <w:t>የጤፍ</w:t>
            </w:r>
            <w:r>
              <w:rPr>
                <w:rFonts w:ascii="Power Geez Unicode1" w:eastAsia="Times New Roman" w:hAnsi="Power Geez Unicode1" w:cs="Power Geez Unicode1"/>
                <w:sz w:val="24"/>
                <w:szCs w:val="24"/>
                <w:lang w:val="en-GB"/>
              </w:rPr>
              <w:t xml:space="preserve"> ዝንብ </w:t>
            </w:r>
          </w:p>
          <w:p w14:paraId="779CAF3D" w14:textId="77777777" w:rsidR="00496375" w:rsidRDefault="00496375">
            <w:pPr>
              <w:spacing w:after="0" w:line="360" w:lineRule="auto"/>
              <w:jc w:val="both"/>
              <w:rPr>
                <w:rFonts w:ascii="Power Geez Unicode1" w:eastAsia="Times New Roman" w:hAnsi="Power Geez Unicode1" w:cs="Power Geez Unicode1"/>
                <w:sz w:val="24"/>
                <w:szCs w:val="24"/>
                <w:lang w:val="en-GB"/>
              </w:rPr>
            </w:pPr>
            <w:r>
              <w:rPr>
                <w:rFonts w:ascii="Power Geez Unicode1" w:eastAsia="Times New Roman" w:hAnsi="Power Geez Unicode1" w:cs="Power Geez Unicode1"/>
                <w:sz w:val="24"/>
                <w:szCs w:val="24"/>
                <w:lang w:val="en-GB"/>
              </w:rPr>
              <w:t>(</w:t>
            </w:r>
            <w:r>
              <w:rPr>
                <w:rFonts w:ascii="Power Geez Unicode1" w:eastAsia="Times New Roman" w:hAnsi="Power Geez Unicode1" w:cs="Power Geez Unicode1"/>
                <w:sz w:val="24"/>
                <w:szCs w:val="24"/>
              </w:rPr>
              <w:t>S</w:t>
            </w:r>
            <w:r>
              <w:rPr>
                <w:rFonts w:ascii="Power Geez Unicode1" w:eastAsia="Times New Roman" w:hAnsi="Power Geez Unicode1" w:cs="Power Geez Unicode1"/>
                <w:sz w:val="24"/>
                <w:szCs w:val="24"/>
                <w:lang w:val="en-GB"/>
              </w:rPr>
              <w:t>hoot fly)</w:t>
            </w:r>
          </w:p>
        </w:tc>
        <w:tc>
          <w:tcPr>
            <w:tcW w:w="8069" w:type="dxa"/>
          </w:tcPr>
          <w:p w14:paraId="50FBB869" w14:textId="77777777" w:rsidR="00496375" w:rsidRDefault="00496375">
            <w:pPr>
              <w:spacing w:after="0" w:line="360" w:lineRule="auto"/>
              <w:jc w:val="both"/>
              <w:rPr>
                <w:rFonts w:ascii="Power Geez Unicode1" w:hAnsi="Power Geez Unicode1" w:cs="Power Geez Unicode1"/>
                <w:sz w:val="24"/>
                <w:szCs w:val="24"/>
                <w:lang w:val="en-GB"/>
              </w:rPr>
            </w:pPr>
            <w:r>
              <w:rPr>
                <w:rFonts w:ascii="Power Geez Unicode1" w:hAnsi="Power Geez Unicode1" w:cs="Power Geez Unicode1"/>
                <w:sz w:val="24"/>
                <w:szCs w:val="24"/>
                <w:shd w:val="clear" w:color="auto" w:fill="FFFFFF"/>
                <w:lang w:val="en-GB"/>
              </w:rPr>
              <w:t>ማሳን ጠለቅ አድርጎ በማረስ ለፀሃይ ማጋለጥ፤ ሰብሉ እንደተሰበሰበ ማረስ፤ በአካባቢው የሚገኙ አማራጭ ተክሎችንና አረሞችን ማስወገድ፤</w:t>
            </w:r>
            <w:r>
              <w:rPr>
                <w:rFonts w:ascii="Power Geez Unicode1" w:hAnsi="Power Geez Unicode1" w:cs="Power Geez Unicode1"/>
                <w:sz w:val="24"/>
                <w:szCs w:val="24"/>
                <w:lang w:val="en-GB"/>
              </w:rPr>
              <w:t xml:space="preserve"> ፀረ ተባይ መድሃኒት መጠቀም (ፉራዳን 39% ኢሲ የዘር ማሻ 0.9 ኪ/ግ በሄ/ር፤ ካርቦፍራን 75% ዱቄት 1ኪ/ግ በሄ/ር በውኃ በጥብጦ መርጨት)</w:t>
            </w:r>
          </w:p>
        </w:tc>
      </w:tr>
      <w:tr w:rsidR="00496375" w14:paraId="36D383FE" w14:textId="77777777">
        <w:trPr>
          <w:trHeight w:val="658"/>
        </w:trPr>
        <w:tc>
          <w:tcPr>
            <w:tcW w:w="1916" w:type="dxa"/>
            <w:vAlign w:val="center"/>
          </w:tcPr>
          <w:p w14:paraId="6916D83B" w14:textId="77777777" w:rsidR="00496375" w:rsidRDefault="00496375">
            <w:pPr>
              <w:spacing w:after="0" w:line="360" w:lineRule="auto"/>
              <w:jc w:val="both"/>
              <w:rPr>
                <w:rFonts w:ascii="Power Geez Unicode1" w:eastAsia="Times New Roman" w:hAnsi="Power Geez Unicode1" w:cs="Power Geez Unicode1"/>
                <w:sz w:val="24"/>
                <w:szCs w:val="24"/>
                <w:lang w:val="en-GB"/>
              </w:rPr>
            </w:pPr>
            <w:r>
              <w:rPr>
                <w:rFonts w:ascii="Power Geez Unicode1" w:eastAsia="Times New Roman" w:hAnsi="Power Geez Unicode1" w:cs="Power Geez Unicode1"/>
                <w:sz w:val="24"/>
                <w:szCs w:val="24"/>
                <w:lang w:val="en-GB"/>
              </w:rPr>
              <w:t xml:space="preserve">ቀይ የጤፍ ትል </w:t>
            </w:r>
            <w:r>
              <w:rPr>
                <w:rFonts w:ascii="Power Geez Unicode1" w:hAnsi="Power Geez Unicode1" w:cs="Power Geez Unicode1"/>
                <w:b/>
                <w:bCs/>
                <w:sz w:val="24"/>
                <w:szCs w:val="24"/>
              </w:rPr>
              <w:t>(</w:t>
            </w:r>
            <w:r>
              <w:rPr>
                <w:rFonts w:ascii="Power Geez Unicode1" w:hAnsi="Power Geez Unicode1" w:cs="Power Geez Unicode1"/>
                <w:bCs/>
                <w:sz w:val="24"/>
                <w:szCs w:val="24"/>
              </w:rPr>
              <w:t>Red tef worm</w:t>
            </w:r>
            <w:r>
              <w:rPr>
                <w:rFonts w:ascii="Power Geez Unicode1" w:hAnsi="Power Geez Unicode1" w:cs="Power Geez Unicode1"/>
                <w:b/>
                <w:bCs/>
                <w:sz w:val="24"/>
                <w:szCs w:val="24"/>
              </w:rPr>
              <w:t>)</w:t>
            </w:r>
          </w:p>
        </w:tc>
        <w:tc>
          <w:tcPr>
            <w:tcW w:w="8069" w:type="dxa"/>
          </w:tcPr>
          <w:p w14:paraId="2C724526" w14:textId="77777777" w:rsidR="00496375" w:rsidRDefault="00496375">
            <w:pPr>
              <w:spacing w:after="0" w:line="360" w:lineRule="auto"/>
              <w:jc w:val="both"/>
              <w:rPr>
                <w:rFonts w:ascii="Power Geez Unicode1" w:eastAsia="Times New Roman" w:hAnsi="Power Geez Unicode1" w:cs="Power Geez Unicode1"/>
                <w:sz w:val="24"/>
                <w:szCs w:val="24"/>
                <w:lang w:val="en-GB"/>
              </w:rPr>
            </w:pPr>
            <w:r>
              <w:rPr>
                <w:rFonts w:ascii="Power Geez Unicode1" w:eastAsia="Times New Roman" w:hAnsi="Power Geez Unicode1" w:cs="Power Geez Unicode1"/>
                <w:sz w:val="24"/>
                <w:szCs w:val="24"/>
                <w:lang w:val="en-GB"/>
              </w:rPr>
              <w:t>ምርቱ እንደ ተሰበሰበ ወዲያውኑ በማረስ የተባዩን/ቅንቡርሱን ለተፈጥሮ ጠላቶቹና ለፀሃይ ማጋለጥ፤ካርባሪል 85% WP 1.5ኪ/ግበሄ/ር መጠቀም፤ በተባዩ ሊጠቁ የሚችሉ ተክሎች በማሳው ዙሪያ ካሉ ማስወገድ</w:t>
            </w:r>
          </w:p>
        </w:tc>
      </w:tr>
      <w:tr w:rsidR="00496375" w14:paraId="559C201D" w14:textId="77777777">
        <w:trPr>
          <w:trHeight w:val="674"/>
        </w:trPr>
        <w:tc>
          <w:tcPr>
            <w:tcW w:w="1916" w:type="dxa"/>
            <w:vAlign w:val="center"/>
          </w:tcPr>
          <w:p w14:paraId="6B7B8229" w14:textId="77777777" w:rsidR="00496375" w:rsidRDefault="00496375">
            <w:pPr>
              <w:spacing w:after="0" w:line="360" w:lineRule="auto"/>
              <w:jc w:val="both"/>
              <w:rPr>
                <w:rFonts w:ascii="Power Geez Unicode1" w:eastAsia="Times New Roman" w:hAnsi="Power Geez Unicode1" w:cs="Power Geez Unicode1"/>
                <w:sz w:val="24"/>
                <w:szCs w:val="24"/>
                <w:lang w:val="en-GB"/>
              </w:rPr>
            </w:pPr>
            <w:r>
              <w:rPr>
                <w:rFonts w:ascii="Power Geez Unicode1" w:eastAsia="Times New Roman" w:hAnsi="Power Geez Unicode1" w:cs="Power Geez Unicode1"/>
                <w:sz w:val="24"/>
                <w:szCs w:val="24"/>
                <w:lang w:val="en-GB"/>
              </w:rPr>
              <w:t xml:space="preserve">ፌንጣ </w:t>
            </w:r>
          </w:p>
        </w:tc>
        <w:tc>
          <w:tcPr>
            <w:tcW w:w="8069" w:type="dxa"/>
          </w:tcPr>
          <w:p w14:paraId="7C3D4565" w14:textId="77777777" w:rsidR="00496375" w:rsidRDefault="00496375">
            <w:pPr>
              <w:spacing w:after="0" w:line="360" w:lineRule="auto"/>
              <w:jc w:val="both"/>
              <w:rPr>
                <w:rFonts w:ascii="Power Geez Unicode1" w:eastAsia="Times New Roman" w:hAnsi="Power Geez Unicode1" w:cs="Power Geez Unicode1"/>
                <w:sz w:val="24"/>
                <w:szCs w:val="24"/>
                <w:lang w:val="en-GB"/>
              </w:rPr>
            </w:pPr>
            <w:r>
              <w:rPr>
                <w:rFonts w:ascii="Power Geez Unicode1" w:hAnsi="Power Geez Unicode1" w:cs="Power Geez Unicode1"/>
                <w:sz w:val="24"/>
                <w:szCs w:val="24"/>
                <w:lang w:val="en-GB"/>
              </w:rPr>
              <w:t>ሰብሉ እንደተሰበሰበ በማረስ ለፀሃይ ማጋለጥ፤ ጠለቅ አድርጎ ማረስ፤ ሰብሎችን እያፈራረቁ መዝራት፤ ተባዩን በመጨፍጨፍ መግደል</w:t>
            </w:r>
            <w:r>
              <w:rPr>
                <w:rFonts w:ascii="Power Geez Unicode1" w:eastAsia="Times New Roman" w:hAnsi="Power Geez Unicode1" w:cs="Power Geez Unicode1"/>
                <w:sz w:val="24"/>
                <w:szCs w:val="24"/>
                <w:lang w:val="en-GB"/>
              </w:rPr>
              <w:t xml:space="preserve">፣ </w:t>
            </w:r>
            <w:r>
              <w:rPr>
                <w:rFonts w:ascii="Power Geez Unicode1" w:hAnsi="Power Geez Unicode1" w:cs="Power Geez Unicode1"/>
                <w:sz w:val="24"/>
                <w:szCs w:val="24"/>
                <w:lang w:val="en-GB"/>
              </w:rPr>
              <w:t>ካርባሪል 85% WP 1.5ኪ/ግ በሄ/ር ከ200-300ውኃ በሄ/ር በጥብጦ መርጨት</w:t>
            </w:r>
          </w:p>
        </w:tc>
      </w:tr>
    </w:tbl>
    <w:p w14:paraId="6188CC14" w14:textId="77777777" w:rsidR="00496375" w:rsidRDefault="00496375">
      <w:pPr>
        <w:spacing w:after="0" w:line="360" w:lineRule="auto"/>
        <w:jc w:val="both"/>
        <w:rPr>
          <w:rFonts w:ascii="Power Geez Unicode1" w:hAnsi="Power Geez Unicode1" w:cs="Power Geez Unicode1"/>
          <w:sz w:val="20"/>
          <w:szCs w:val="20"/>
        </w:rPr>
      </w:pPr>
      <w:bookmarkStart w:id="247" w:name="_Hlk147571689"/>
      <w:bookmarkEnd w:id="246"/>
      <w:r>
        <w:rPr>
          <w:rFonts w:ascii="Power Geez Unicode1" w:hAnsi="Power Geez Unicode1" w:cs="Power Geez Unicode1"/>
          <w:b/>
          <w:sz w:val="20"/>
          <w:szCs w:val="20"/>
        </w:rPr>
        <w:t>ማሳሰቢያ፡</w:t>
      </w:r>
      <w:r>
        <w:rPr>
          <w:rFonts w:ascii="Power Geez Unicode1" w:hAnsi="Power Geez Unicode1" w:cs="Power Geez Unicode1"/>
          <w:sz w:val="20"/>
          <w:szCs w:val="20"/>
        </w:rPr>
        <w:t xml:space="preserve"> ኬሚካል የመጨረሻ ደረጃ መከላከያ እርምጃ ሲሆን መረጨት ያለበት አዋጭነቱ በቅድሚያ ተሰልቶ ሊሆን ይገባል፡፡ </w:t>
      </w:r>
    </w:p>
    <w:bookmarkEnd w:id="247"/>
    <w:p w14:paraId="580A0969" w14:textId="77777777" w:rsidR="00496375" w:rsidRDefault="00496375">
      <w:pPr>
        <w:spacing w:line="240" w:lineRule="auto"/>
        <w:ind w:left="1080" w:hanging="1080"/>
        <w:jc w:val="both"/>
        <w:rPr>
          <w:rFonts w:ascii="Nyala" w:hAnsi="Nyala"/>
          <w:sz w:val="24"/>
          <w:szCs w:val="24"/>
        </w:rPr>
      </w:pPr>
    </w:p>
    <w:p w14:paraId="1417DB70" w14:textId="77777777" w:rsidR="00496375" w:rsidRDefault="00496375">
      <w:pPr>
        <w:pStyle w:val="Heading2"/>
        <w:numPr>
          <w:ilvl w:val="0"/>
          <w:numId w:val="28"/>
        </w:numPr>
        <w:spacing w:before="0" w:line="360" w:lineRule="auto"/>
        <w:rPr>
          <w:rFonts w:ascii="Power Geez Unicode1" w:hAnsi="Power Geez Unicode1" w:cs="Power Geez Unicode1"/>
        </w:rPr>
      </w:pPr>
      <w:bookmarkStart w:id="248" w:name="_Toc25626"/>
      <w:bookmarkStart w:id="249" w:name="_Toc20702"/>
      <w:bookmarkStart w:id="250" w:name="_Hlk147571729"/>
      <w:r>
        <w:rPr>
          <w:rStyle w:val="Heading1Char"/>
          <w:rFonts w:ascii="Power Geez Unicode1" w:hAnsi="Power Geez Unicode1" w:cs="Power Geez Unicode1"/>
          <w:lang w:val="am-ET"/>
        </w:rPr>
        <w:t>የሰብል ምርት አሰባሰብ እና ድህረ ምርት አያያዝ</w:t>
      </w:r>
      <w:bookmarkEnd w:id="248"/>
      <w:bookmarkEnd w:id="249"/>
      <w:r>
        <w:rPr>
          <w:rStyle w:val="Heading1Char"/>
        </w:rPr>
        <w:t xml:space="preserve"> </w:t>
      </w:r>
      <w:r>
        <w:rPr>
          <w:rFonts w:ascii="Power Geez Unicode1" w:hAnsi="Power Geez Unicode1" w:cs="Power Geez Unicode1"/>
        </w:rPr>
        <w:t xml:space="preserve"> </w:t>
      </w:r>
    </w:p>
    <w:p w14:paraId="724A0671" w14:textId="77777777" w:rsidR="00496375" w:rsidRDefault="00496375">
      <w:pPr>
        <w:numPr>
          <w:ilvl w:val="1"/>
          <w:numId w:val="28"/>
        </w:numPr>
        <w:spacing w:after="0" w:line="360" w:lineRule="auto"/>
        <w:jc w:val="both"/>
        <w:rPr>
          <w:rFonts w:ascii="Power Geez Unicode1" w:hAnsi="Power Geez Unicode1" w:cs="Power Geez Unicode1"/>
          <w:sz w:val="24"/>
          <w:szCs w:val="24"/>
          <w:lang w:val="en-GB"/>
        </w:rPr>
      </w:pPr>
      <w:r>
        <w:rPr>
          <w:rFonts w:ascii="Nyala" w:hAnsi="Power Geez Unicode1" w:cs="Power Geez Unicode1"/>
          <w:sz w:val="24"/>
          <w:szCs w:val="24"/>
          <w:lang w:val="am-ET"/>
        </w:rPr>
        <w:t>ምርት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መሰብሰብ</w:t>
      </w:r>
    </w:p>
    <w:p w14:paraId="1CE60414" w14:textId="77777777" w:rsidR="00496375" w:rsidRDefault="00496375">
      <w:pPr>
        <w:spacing w:after="0" w:line="360" w:lineRule="auto"/>
        <w:jc w:val="both"/>
        <w:rPr>
          <w:rFonts w:ascii="Power Geez Unicode1" w:hAnsi="Power Geez Unicode1" w:cs="Power Geez Unicode1"/>
          <w:sz w:val="24"/>
          <w:szCs w:val="24"/>
          <w:lang w:val="am-ET"/>
        </w:rPr>
      </w:pPr>
      <w:r>
        <w:rPr>
          <w:rFonts w:ascii="Power Geez Unicode1" w:hAnsi="Power Geez Unicode1" w:cs="Power Geez Unicode1"/>
          <w:sz w:val="24"/>
          <w:szCs w:val="24"/>
          <w:lang w:val="am-ET"/>
        </w:rPr>
        <w:t>የ</w:t>
      </w:r>
      <w:r>
        <w:rPr>
          <w:rFonts w:ascii="Power Geez Unicode1" w:hAnsi="Power Geez Unicode1" w:cs="Power Geez Unicode1"/>
          <w:sz w:val="24"/>
          <w:szCs w:val="24"/>
          <w:lang w:val="en-GB"/>
        </w:rPr>
        <w:t xml:space="preserve">ጤፍ አገዳ ቀለም ወደ ቢጫነት ሲለወጥና በጣም ከመድረቁ በፊት በማጨድ በፍሬ መርገፍ ምክንያት ሊከሰት የሚችለውን ብክነት መከላከል ይቻላል፡፡ ከታጨደ በኋላ እስኪወቃ ድረስ </w:t>
      </w:r>
      <w:r>
        <w:rPr>
          <w:rFonts w:ascii="Power Geez Unicode1" w:hAnsi="Power Geez Unicode1" w:cs="Power Geez Unicode1"/>
          <w:sz w:val="24"/>
          <w:szCs w:val="24"/>
          <w:lang w:val="am-ET"/>
        </w:rPr>
        <w:t xml:space="preserve">ወቅቱን ባልጠበቀ </w:t>
      </w:r>
      <w:r>
        <w:rPr>
          <w:rFonts w:ascii="Power Geez Unicode1" w:hAnsi="Power Geez Unicode1" w:cs="Power Geez Unicode1"/>
          <w:sz w:val="24"/>
          <w:szCs w:val="24"/>
          <w:lang w:val="en-GB"/>
        </w:rPr>
        <w:t>ዝናብ እና ጎርፍ ምክንያት እንዳይበላሽ በአግብቡ በመሰብሰብ ከመሬት ከፍ ያለ እርብራብ ያለው አልጋ በመስራት መከመር ይገባል፡፡</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lang w:val="en-GB"/>
        </w:rPr>
        <w:t>ከዱርና ከቤት እንስሳት ጥቃት አስፈላጊው ጥበቃ ሊደረግ</w:t>
      </w:r>
      <w:r>
        <w:rPr>
          <w:rFonts w:ascii="Power Geez Unicode1" w:hAnsi="Power Geez Unicode1" w:cs="Power Geez Unicode1"/>
          <w:sz w:val="24"/>
          <w:szCs w:val="24"/>
          <w:lang w:val="am-ET"/>
        </w:rPr>
        <w:t>ለት</w:t>
      </w:r>
      <w:r>
        <w:rPr>
          <w:rFonts w:ascii="Power Geez Unicode1" w:hAnsi="Power Geez Unicode1" w:cs="Power Geez Unicode1"/>
          <w:sz w:val="24"/>
          <w:szCs w:val="24"/>
          <w:lang w:val="en-GB"/>
        </w:rPr>
        <w:t xml:space="preserve"> ይገባል፡፡</w:t>
      </w:r>
      <w:r>
        <w:rPr>
          <w:rFonts w:ascii="Power Geez Unicode1" w:hAnsi="Power Geez Unicode1" w:cs="Power Geez Unicode1"/>
          <w:sz w:val="24"/>
          <w:szCs w:val="24"/>
          <w:lang w:val="am-ET"/>
        </w:rPr>
        <w:t xml:space="preserve"> የጤፍ</w:t>
      </w:r>
      <w:r>
        <w:rPr>
          <w:rFonts w:ascii="Nyala" w:hAnsi="Power Geez Unicode1" w:cs="Power Geez Unicode1"/>
          <w:sz w:val="24"/>
          <w:szCs w:val="24"/>
          <w:lang w:val="am-ET"/>
        </w:rPr>
        <w:t xml:space="preserve"> </w:t>
      </w:r>
      <w:r>
        <w:rPr>
          <w:rFonts w:ascii="Nyala" w:hAnsi="Power Geez Unicode1" w:cs="Power Geez Unicode1"/>
          <w:sz w:val="24"/>
          <w:szCs w:val="24"/>
          <w:lang w:val="am-ET"/>
        </w:rPr>
        <w:t>አጨዳ</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በተለያዩ</w:t>
      </w:r>
      <w:r>
        <w:rPr>
          <w:rFonts w:ascii="Nyala" w:hAnsi="Power Geez Unicode1" w:cs="Power Geez Unicode1"/>
          <w:sz w:val="24"/>
          <w:szCs w:val="24"/>
          <w:lang w:val="am-ET"/>
        </w:rPr>
        <w:t xml:space="preserve"> </w:t>
      </w:r>
      <w:r>
        <w:rPr>
          <w:rFonts w:ascii="Nyala" w:hAnsi="Power Geez Unicode1" w:cs="Power Geez Unicode1"/>
          <w:sz w:val="24"/>
          <w:szCs w:val="24"/>
          <w:lang w:val="am-ET"/>
        </w:rPr>
        <w:t>መንገዶች</w:t>
      </w:r>
      <w:r>
        <w:rPr>
          <w:rFonts w:ascii="Nyala" w:hAnsi="Power Geez Unicode1" w:cs="Power Geez Unicode1"/>
          <w:sz w:val="24"/>
          <w:szCs w:val="24"/>
          <w:lang w:val="am-ET"/>
        </w:rPr>
        <w:t xml:space="preserve"> (</w:t>
      </w:r>
      <w:r>
        <w:rPr>
          <w:rFonts w:ascii="Nyala" w:hAnsi="Power Geez Unicode1" w:cs="Power Geez Unicode1"/>
          <w:sz w:val="24"/>
          <w:szCs w:val="24"/>
          <w:lang w:val="am-ET"/>
        </w:rPr>
        <w:t>በሰው</w:t>
      </w:r>
      <w:r>
        <w:rPr>
          <w:rFonts w:ascii="Nyala" w:hAnsi="Power Geez Unicode1" w:cs="Power Geez Unicode1"/>
          <w:sz w:val="24"/>
          <w:szCs w:val="24"/>
          <w:lang w:val="am-ET"/>
        </w:rPr>
        <w:t xml:space="preserve"> </w:t>
      </w:r>
      <w:r>
        <w:rPr>
          <w:rFonts w:ascii="Nyala" w:hAnsi="Power Geez Unicode1" w:cs="Power Geez Unicode1"/>
          <w:sz w:val="24"/>
          <w:szCs w:val="24"/>
          <w:lang w:val="am-ET"/>
        </w:rPr>
        <w:t>ጉልበት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ወይንም</w:t>
      </w:r>
      <w:r>
        <w:rPr>
          <w:rFonts w:ascii="Nyala" w:hAnsi="Power Geez Unicode1" w:cs="Power Geez Unicode1"/>
          <w:sz w:val="24"/>
          <w:szCs w:val="24"/>
          <w:lang w:val="am-ET"/>
        </w:rPr>
        <w:t xml:space="preserve"> </w:t>
      </w:r>
      <w:r>
        <w:rPr>
          <w:rFonts w:ascii="Nyala" w:hAnsi="Power Geez Unicode1" w:cs="Power Geez Unicode1"/>
          <w:sz w:val="24"/>
          <w:szCs w:val="24"/>
          <w:lang w:val="am-ET"/>
        </w:rPr>
        <w:t>የተለያየ</w:t>
      </w:r>
      <w:r>
        <w:rPr>
          <w:rFonts w:ascii="Nyala" w:hAnsi="Power Geez Unicode1" w:cs="Power Geez Unicode1"/>
          <w:sz w:val="24"/>
          <w:szCs w:val="24"/>
          <w:lang w:val="am-ET"/>
        </w:rPr>
        <w:t xml:space="preserve"> </w:t>
      </w:r>
      <w:r>
        <w:rPr>
          <w:rFonts w:ascii="Nyala" w:hAnsi="Power Geez Unicode1" w:cs="Power Geez Unicode1"/>
          <w:sz w:val="24"/>
          <w:szCs w:val="24"/>
          <w:lang w:val="am-ET"/>
        </w:rPr>
        <w:t>ካፓሲቲ</w:t>
      </w:r>
      <w:r>
        <w:rPr>
          <w:rFonts w:ascii="Nyala" w:hAnsi="Power Geez Unicode1" w:cs="Power Geez Unicode1"/>
          <w:sz w:val="24"/>
          <w:szCs w:val="24"/>
          <w:lang w:val="am-ET"/>
        </w:rPr>
        <w:t xml:space="preserve"> </w:t>
      </w:r>
      <w:r>
        <w:rPr>
          <w:rFonts w:ascii="Nyala" w:hAnsi="Power Geez Unicode1" w:cs="Power Geez Unicode1"/>
          <w:sz w:val="24"/>
          <w:szCs w:val="24"/>
          <w:lang w:val="am-ET"/>
        </w:rPr>
        <w:t>ባላቸው</w:t>
      </w:r>
      <w:r>
        <w:rPr>
          <w:rFonts w:ascii="Nyala" w:hAnsi="Power Geez Unicode1" w:cs="Power Geez Unicode1"/>
          <w:sz w:val="24"/>
          <w:szCs w:val="24"/>
          <w:lang w:val="am-ET"/>
        </w:rPr>
        <w:t xml:space="preserve"> </w:t>
      </w:r>
      <w:r>
        <w:rPr>
          <w:rFonts w:ascii="Nyala" w:hAnsi="Power Geez Unicode1" w:cs="Power Geez Unicode1"/>
          <w:sz w:val="24"/>
          <w:szCs w:val="24"/>
          <w:lang w:val="am-ET"/>
        </w:rPr>
        <w:t>ማሽኖች</w:t>
      </w:r>
      <w:r>
        <w:rPr>
          <w:rFonts w:ascii="Nyala" w:hAnsi="Power Geez Unicode1" w:cs="Power Geez Unicode1"/>
          <w:sz w:val="24"/>
          <w:szCs w:val="24"/>
          <w:lang w:val="am-ET"/>
        </w:rPr>
        <w:t xml:space="preserve">)  </w:t>
      </w:r>
      <w:r>
        <w:rPr>
          <w:rFonts w:ascii="Nyala" w:hAnsi="Power Geez Unicode1" w:cs="Power Geez Unicode1"/>
          <w:sz w:val="24"/>
          <w:szCs w:val="24"/>
          <w:lang w:val="am-ET"/>
        </w:rPr>
        <w:t>ሊከናወን</w:t>
      </w:r>
      <w:r>
        <w:rPr>
          <w:rFonts w:ascii="Nyala" w:hAnsi="Power Geez Unicode1" w:cs="Power Geez Unicode1"/>
          <w:sz w:val="24"/>
          <w:szCs w:val="24"/>
          <w:lang w:val="am-ET"/>
        </w:rPr>
        <w:t xml:space="preserve"> </w:t>
      </w:r>
      <w:r>
        <w:rPr>
          <w:rFonts w:ascii="Nyala" w:hAnsi="Power Geez Unicode1" w:cs="Power Geez Unicode1"/>
          <w:sz w:val="24"/>
          <w:szCs w:val="24"/>
          <w:lang w:val="am-ET"/>
        </w:rPr>
        <w:t>ይችላል፡፡</w:t>
      </w:r>
    </w:p>
    <w:p w14:paraId="3F3743D0" w14:textId="77777777" w:rsidR="00496375" w:rsidRDefault="00496375">
      <w:pPr>
        <w:spacing w:after="0" w:line="360" w:lineRule="auto"/>
        <w:jc w:val="both"/>
        <w:rPr>
          <w:rFonts w:ascii="Power Geez Unicode1" w:hAnsi="Power Geez Unicode1" w:cs="Power Geez Unicode1"/>
          <w:sz w:val="24"/>
          <w:szCs w:val="24"/>
          <w:lang w:val="en-GB"/>
        </w:rPr>
      </w:pPr>
    </w:p>
    <w:p w14:paraId="46316684" w14:textId="77777777" w:rsidR="00496375" w:rsidRDefault="00496375">
      <w:pPr>
        <w:numPr>
          <w:ilvl w:val="1"/>
          <w:numId w:val="28"/>
        </w:numPr>
        <w:spacing w:after="0" w:line="360" w:lineRule="auto"/>
        <w:jc w:val="both"/>
        <w:rPr>
          <w:rFonts w:ascii="Power Geez Unicode1" w:hAnsi="Power Geez Unicode1" w:cs="Power Geez Unicode1"/>
          <w:sz w:val="24"/>
          <w:szCs w:val="24"/>
          <w:lang w:val="en-GB"/>
        </w:rPr>
      </w:pPr>
      <w:r>
        <w:rPr>
          <w:rFonts w:ascii="Nyala" w:hAnsi="Power Geez Unicode1" w:cs="Power Geez Unicode1"/>
          <w:sz w:val="24"/>
          <w:szCs w:val="24"/>
          <w:lang w:val="am-ET"/>
        </w:rPr>
        <w:t>ምርት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መውቃት</w:t>
      </w:r>
    </w:p>
    <w:p w14:paraId="7036BBA1" w14:textId="77777777" w:rsidR="00496375" w:rsidRDefault="00496375">
      <w:pPr>
        <w:spacing w:after="0" w:line="360" w:lineRule="auto"/>
        <w:jc w:val="both"/>
        <w:rPr>
          <w:rFonts w:ascii="Power Geez Unicode1" w:hAnsi="Power Geez Unicode1" w:cs="Power Geez Unicode1"/>
          <w:sz w:val="24"/>
          <w:szCs w:val="24"/>
          <w:lang w:val="en-GB"/>
        </w:rPr>
      </w:pPr>
      <w:r>
        <w:rPr>
          <w:rFonts w:ascii="Power Geez Unicode1" w:hAnsi="Power Geez Unicode1" w:cs="Power Geez Unicode1"/>
          <w:sz w:val="24"/>
          <w:szCs w:val="24"/>
          <w:lang w:val="en-GB"/>
        </w:rPr>
        <w:t xml:space="preserve">የድህረ ምርት ብክነትን ለመቀነስ፤ ለተሻለ ምርት ጥራትና አላስፈላጊ ወጪን ለመቀነስ በተለይ በመስመር </w:t>
      </w:r>
      <w:r>
        <w:rPr>
          <w:rFonts w:ascii="Power Geez Unicode1" w:hAnsi="Power Geez Unicode1" w:cs="Power Geez Unicode1"/>
          <w:sz w:val="24"/>
          <w:szCs w:val="24"/>
          <w:lang w:val="am-ET"/>
        </w:rPr>
        <w:t>ለ</w:t>
      </w:r>
      <w:r>
        <w:rPr>
          <w:rFonts w:ascii="Power Geez Unicode1" w:hAnsi="Power Geez Unicode1" w:cs="Power Geez Unicode1"/>
          <w:sz w:val="24"/>
          <w:szCs w:val="24"/>
          <w:lang w:val="en-GB"/>
        </w:rPr>
        <w:t xml:space="preserve">ተዘራና ችግኝ </w:t>
      </w:r>
      <w:r>
        <w:rPr>
          <w:rFonts w:ascii="Power Geez Unicode1" w:hAnsi="Power Geez Unicode1" w:cs="Power Geez Unicode1"/>
          <w:sz w:val="24"/>
          <w:szCs w:val="24"/>
          <w:lang w:val="am-ET"/>
        </w:rPr>
        <w:t>አ</w:t>
      </w:r>
      <w:r>
        <w:rPr>
          <w:rFonts w:ascii="Power Geez Unicode1" w:hAnsi="Power Geez Unicode1" w:cs="Power Geez Unicode1"/>
          <w:sz w:val="24"/>
          <w:szCs w:val="24"/>
          <w:lang w:val="en-GB"/>
        </w:rPr>
        <w:t xml:space="preserve">ዛውሮ </w:t>
      </w:r>
      <w:r>
        <w:rPr>
          <w:rFonts w:ascii="Power Geez Unicode1" w:hAnsi="Power Geez Unicode1" w:cs="Power Geez Unicode1"/>
          <w:sz w:val="24"/>
          <w:szCs w:val="24"/>
          <w:lang w:val="am-ET"/>
        </w:rPr>
        <w:t>ለ</w:t>
      </w:r>
      <w:r>
        <w:rPr>
          <w:rFonts w:ascii="Power Geez Unicode1" w:hAnsi="Power Geez Unicode1" w:cs="Power Geez Unicode1"/>
          <w:sz w:val="24"/>
          <w:szCs w:val="24"/>
          <w:lang w:val="en-GB"/>
        </w:rPr>
        <w:t xml:space="preserve">ተተከለ ጤፍ የዘር ማበጠሪያ </w:t>
      </w:r>
      <w:r>
        <w:rPr>
          <w:rFonts w:ascii="Power Geez Unicode1" w:hAnsi="Power Geez Unicode1" w:cs="Power Geez Unicode1"/>
          <w:sz w:val="24"/>
          <w:szCs w:val="24"/>
          <w:lang w:val="am-ET"/>
        </w:rPr>
        <w:t>የ</w:t>
      </w:r>
      <w:r>
        <w:rPr>
          <w:rFonts w:ascii="Power Geez Unicode1" w:hAnsi="Power Geez Unicode1" w:cs="Power Geez Unicode1"/>
          <w:sz w:val="24"/>
          <w:szCs w:val="24"/>
          <w:lang w:val="en-GB"/>
        </w:rPr>
        <w:t>ተገጠመለት ዘመናዊ መውቂያ ማሽን ወይም እንዳስፈላጊነቱ ኮምባይን ሃርቨስተር መጠቀም ይቻላል፡፡</w:t>
      </w:r>
    </w:p>
    <w:p w14:paraId="7EC8FBFB" w14:textId="77777777" w:rsidR="00496375" w:rsidRDefault="00496375">
      <w:pPr>
        <w:spacing w:after="0" w:line="360" w:lineRule="auto"/>
        <w:jc w:val="both"/>
        <w:rPr>
          <w:rFonts w:ascii="Power Geez Unicode1" w:hAnsi="Power Geez Unicode1" w:cs="Power Geez Unicode1"/>
          <w:sz w:val="24"/>
          <w:szCs w:val="24"/>
          <w:lang w:val="en-GB"/>
        </w:rPr>
      </w:pPr>
    </w:p>
    <w:p w14:paraId="7F77CCFB" w14:textId="77777777" w:rsidR="00496375" w:rsidRDefault="00496375">
      <w:pPr>
        <w:numPr>
          <w:ilvl w:val="1"/>
          <w:numId w:val="28"/>
        </w:numPr>
        <w:spacing w:after="0" w:line="360" w:lineRule="auto"/>
        <w:jc w:val="both"/>
        <w:rPr>
          <w:rFonts w:ascii="Power Geez Unicode1" w:hAnsi="Power Geez Unicode1" w:cs="Power Geez Unicode1"/>
          <w:sz w:val="24"/>
          <w:szCs w:val="24"/>
          <w:lang w:val="en-GB"/>
        </w:rPr>
      </w:pPr>
      <w:r>
        <w:rPr>
          <w:rFonts w:ascii="Nyala" w:hAnsi="Power Geez Unicode1" w:cs="Power Geez Unicode1"/>
          <w:sz w:val="24"/>
          <w:szCs w:val="24"/>
          <w:lang w:val="am-ET"/>
        </w:rPr>
        <w:t>የድህረ</w:t>
      </w:r>
      <w:r>
        <w:rPr>
          <w:rFonts w:ascii="Nyala" w:hAnsi="Power Geez Unicode1" w:cs="Power Geez Unicode1"/>
          <w:sz w:val="24"/>
          <w:szCs w:val="24"/>
          <w:lang w:val="am-ET"/>
        </w:rPr>
        <w:t xml:space="preserve"> </w:t>
      </w:r>
      <w:r>
        <w:rPr>
          <w:rFonts w:ascii="Nyala" w:hAnsi="Power Geez Unicode1" w:cs="Power Geez Unicode1"/>
          <w:sz w:val="24"/>
          <w:szCs w:val="24"/>
          <w:lang w:val="am-ET"/>
        </w:rPr>
        <w:t>ምርት</w:t>
      </w:r>
      <w:r>
        <w:rPr>
          <w:rFonts w:ascii="Nyala" w:hAnsi="Power Geez Unicode1" w:cs="Power Geez Unicode1"/>
          <w:sz w:val="24"/>
          <w:szCs w:val="24"/>
          <w:lang w:val="am-ET"/>
        </w:rPr>
        <w:t xml:space="preserve"> </w:t>
      </w:r>
      <w:r>
        <w:rPr>
          <w:rFonts w:ascii="Nyala" w:hAnsi="Power Geez Unicode1" w:cs="Power Geez Unicode1"/>
          <w:sz w:val="24"/>
          <w:szCs w:val="24"/>
          <w:lang w:val="am-ET"/>
        </w:rPr>
        <w:t>አያያዝ</w:t>
      </w:r>
    </w:p>
    <w:p w14:paraId="31FFC2AE" w14:textId="77777777" w:rsidR="00496375" w:rsidRDefault="00496375">
      <w:pPr>
        <w:spacing w:after="120" w:line="360" w:lineRule="auto"/>
        <w:jc w:val="both"/>
        <w:rPr>
          <w:rFonts w:ascii="Power Geez Unicode1" w:hAnsi="Power Geez Unicode1" w:cs="Power Geez Unicode1"/>
          <w:sz w:val="24"/>
          <w:szCs w:val="24"/>
          <w:lang w:val="en-GB"/>
        </w:rPr>
      </w:pPr>
      <w:r>
        <w:rPr>
          <w:rFonts w:ascii="Power Geez Unicode1" w:hAnsi="Power Geez Unicode1" w:cs="Power Geez Unicode1"/>
          <w:sz w:val="24"/>
          <w:szCs w:val="24"/>
          <w:lang w:val="en-GB"/>
        </w:rPr>
        <w:t xml:space="preserve"> </w:t>
      </w:r>
      <w:r>
        <w:rPr>
          <w:rFonts w:ascii="Power Geez Unicode1" w:hAnsi="Power Geez Unicode1" w:cs="Power Geez Unicode1"/>
          <w:sz w:val="24"/>
          <w:szCs w:val="24"/>
          <w:lang w:val="am-ET"/>
        </w:rPr>
        <w:t>ተወ</w:t>
      </w:r>
      <w:r>
        <w:rPr>
          <w:rFonts w:ascii="Power Geez Unicode1" w:hAnsi="Power Geez Unicode1" w:cs="Power Geez Unicode1"/>
          <w:sz w:val="24"/>
          <w:szCs w:val="24"/>
          <w:lang w:val="en-GB"/>
        </w:rPr>
        <w:t>ቅ</w:t>
      </w:r>
      <w:r>
        <w:rPr>
          <w:rFonts w:ascii="Power Geez Unicode1" w:hAnsi="Power Geez Unicode1" w:cs="Power Geez Unicode1"/>
          <w:sz w:val="24"/>
          <w:szCs w:val="24"/>
          <w:lang w:val="am-ET"/>
        </w:rPr>
        <w:t>ቶ</w:t>
      </w:r>
      <w:r>
        <w:rPr>
          <w:rFonts w:ascii="Power Geez Unicode1" w:hAnsi="Power Geez Unicode1" w:cs="Power Geez Unicode1"/>
          <w:sz w:val="24"/>
          <w:szCs w:val="24"/>
          <w:lang w:val="en-GB"/>
        </w:rPr>
        <w:t xml:space="preserve"> </w:t>
      </w:r>
      <w:r>
        <w:rPr>
          <w:rFonts w:ascii="Power Geez Unicode1" w:hAnsi="Power Geez Unicode1" w:cs="Power Geez Unicode1"/>
          <w:sz w:val="24"/>
          <w:szCs w:val="24"/>
          <w:lang w:val="am-ET"/>
        </w:rPr>
        <w:t>የ</w:t>
      </w:r>
      <w:r>
        <w:rPr>
          <w:rFonts w:ascii="Power Geez Unicode1" w:hAnsi="Power Geez Unicode1" w:cs="Power Geez Unicode1"/>
          <w:sz w:val="24"/>
          <w:szCs w:val="24"/>
          <w:lang w:val="en-GB"/>
        </w:rPr>
        <w:t>ተሰበሰበ ጤፍን በተገቢው መንገድ በተዘጋጀ ጎተራ ወይም በዘመናዊ ማከማቻ መስቀመጥ ተገቢ ነው፡፡</w:t>
      </w:r>
      <w:r>
        <w:rPr>
          <w:rFonts w:ascii="Nyala" w:hAnsi="Power Geez Unicode1" w:cs="Power Geez Unicode1"/>
          <w:sz w:val="24"/>
          <w:szCs w:val="24"/>
          <w:lang w:val="am-ET"/>
        </w:rPr>
        <w:t xml:space="preserve"> </w:t>
      </w:r>
      <w:r>
        <w:rPr>
          <w:rFonts w:ascii="Power Geez Unicode1" w:hAnsi="Power Geez Unicode1" w:cs="Power Geez Unicode1"/>
          <w:sz w:val="24"/>
          <w:szCs w:val="24"/>
          <w:lang w:val="en-GB"/>
        </w:rPr>
        <w:t xml:space="preserve">እስከ ቅርብ ጊዜ ድረስ የጤፍ ምርት በጎተራ ተባይ እንደማይጠቃ ይገመት ነበር:: </w:t>
      </w:r>
      <w:r>
        <w:rPr>
          <w:rFonts w:ascii="Power Geez Unicode1" w:hAnsi="Power Geez Unicode1" w:cs="Power Geez Unicode1"/>
          <w:sz w:val="24"/>
          <w:szCs w:val="24"/>
          <w:lang w:val="am-ET"/>
        </w:rPr>
        <w:t>አሁን</w:t>
      </w:r>
      <w:r>
        <w:rPr>
          <w:rFonts w:ascii="Power Geez Unicode1" w:hAnsi="Power Geez Unicode1" w:cs="Power Geez Unicode1"/>
          <w:sz w:val="24"/>
          <w:szCs w:val="24"/>
          <w:lang w:val="en-GB"/>
        </w:rPr>
        <w:t xml:space="preserve"> ግን ሲጋሬት ቢትልና ኮንፊውስድ ፍሎር ቢትል (cigarette beetle and confused flour beetle) የተሰኙ ሁለት ዓይነት የጎተራ ተባዮች በጤፍ ምርት ክምችት ላይ መታየታቸውንና መለየታቸውን የደ/ዘይት ግ/ም/ማዕከል </w:t>
      </w:r>
      <w:r>
        <w:rPr>
          <w:rFonts w:ascii="Power Geez Unicode1" w:hAnsi="Power Geez Unicode1" w:cs="Power Geez Unicode1"/>
          <w:sz w:val="24"/>
          <w:szCs w:val="24"/>
          <w:lang w:val="am-ET"/>
        </w:rPr>
        <w:t>በ</w:t>
      </w:r>
      <w:r>
        <w:rPr>
          <w:rFonts w:ascii="Power Geez Unicode1" w:hAnsi="Power Geez Unicode1" w:cs="Power Geez Unicode1"/>
          <w:sz w:val="24"/>
          <w:szCs w:val="24"/>
          <w:lang w:val="en-GB"/>
        </w:rPr>
        <w:t xml:space="preserve">ምርምር </w:t>
      </w:r>
      <w:r>
        <w:rPr>
          <w:rFonts w:ascii="Power Geez Unicode1" w:hAnsi="Power Geez Unicode1" w:cs="Power Geez Unicode1"/>
          <w:sz w:val="24"/>
          <w:szCs w:val="24"/>
          <w:lang w:val="am-ET"/>
        </w:rPr>
        <w:t>አረጋግጧ</w:t>
      </w:r>
      <w:r>
        <w:rPr>
          <w:rFonts w:ascii="Power Geez Unicode1" w:hAnsi="Power Geez Unicode1" w:cs="Power Geez Unicode1"/>
          <w:sz w:val="24"/>
          <w:szCs w:val="24"/>
          <w:lang w:val="en-GB"/>
        </w:rPr>
        <w:t xml:space="preserve">ል:: </w:t>
      </w:r>
      <w:bookmarkStart w:id="251" w:name="_Toc147607100"/>
      <w:r>
        <w:rPr>
          <w:rFonts w:ascii="Power Geez Unicode1" w:hAnsi="Power Geez Unicode1" w:cs="Power Geez Unicode1"/>
          <w:sz w:val="24"/>
          <w:szCs w:val="24"/>
          <w:lang w:val="en-GB"/>
        </w:rPr>
        <w:t>ለ</w:t>
      </w:r>
      <w:r>
        <w:rPr>
          <w:rFonts w:ascii="Power Geez Unicode1" w:hAnsi="Power Geez Unicode1" w:cs="Power Geez Unicode1"/>
          <w:sz w:val="24"/>
          <w:szCs w:val="24"/>
          <w:lang w:val="am-ET"/>
        </w:rPr>
        <w:t>ጎተራ</w:t>
      </w:r>
      <w:r>
        <w:rPr>
          <w:rFonts w:ascii="Power Geez Unicode1" w:hAnsi="Power Geez Unicode1" w:cs="Power Geez Unicode1"/>
          <w:sz w:val="24"/>
          <w:szCs w:val="24"/>
          <w:lang w:val="en-GB"/>
        </w:rPr>
        <w:t xml:space="preserve"> ተባዮች ምቹ ሁኔታን የሚፈጥርላቸው በደንብ </w:t>
      </w:r>
      <w:r>
        <w:rPr>
          <w:rFonts w:ascii="Power Geez Unicode1" w:hAnsi="Power Geez Unicode1" w:cs="Power Geez Unicode1"/>
          <w:sz w:val="24"/>
          <w:szCs w:val="24"/>
          <w:lang w:val="am-ET"/>
        </w:rPr>
        <w:t>ያ</w:t>
      </w:r>
      <w:r>
        <w:rPr>
          <w:rFonts w:ascii="Power Geez Unicode1" w:hAnsi="Power Geez Unicode1" w:cs="Power Geez Unicode1"/>
          <w:sz w:val="24"/>
          <w:szCs w:val="24"/>
          <w:lang w:val="en-GB"/>
        </w:rPr>
        <w:t>ልተበጠረ የጤፍ ምርት ውስጥ የሚገ</w:t>
      </w:r>
      <w:r>
        <w:rPr>
          <w:rFonts w:ascii="Power Geez Unicode1" w:hAnsi="Power Geez Unicode1" w:cs="Power Geez Unicode1"/>
          <w:sz w:val="24"/>
          <w:szCs w:val="24"/>
          <w:lang w:val="am-ET"/>
        </w:rPr>
        <w:t>ኝ</w:t>
      </w:r>
      <w:r>
        <w:rPr>
          <w:rFonts w:ascii="Power Geez Unicode1" w:hAnsi="Power Geez Unicode1" w:cs="Power Geez Unicode1"/>
          <w:sz w:val="24"/>
          <w:szCs w:val="24"/>
          <w:lang w:val="en-GB"/>
        </w:rPr>
        <w:t xml:space="preserve"> የአረም ዘር፣ የገለባ ቁርጥራጭ ወይም እብቅና ሌሎች</w:t>
      </w:r>
      <w:r>
        <w:rPr>
          <w:rFonts w:ascii="Power Geez Unicode1" w:hAnsi="Power Geez Unicode1" w:cs="Power Geez Unicode1"/>
          <w:sz w:val="24"/>
          <w:szCs w:val="24"/>
          <w:lang w:val="am-ET"/>
        </w:rPr>
        <w:t>ም</w:t>
      </w:r>
      <w:r>
        <w:rPr>
          <w:rFonts w:ascii="Power Geez Unicode1" w:hAnsi="Power Geez Unicode1" w:cs="Power Geez Unicode1"/>
          <w:sz w:val="24"/>
          <w:szCs w:val="24"/>
          <w:lang w:val="en-GB"/>
        </w:rPr>
        <w:t xml:space="preserve"> ባእድ አካላት እንደሆኑ </w:t>
      </w:r>
      <w:r>
        <w:rPr>
          <w:rFonts w:ascii="Power Geez Unicode1" w:hAnsi="Power Geez Unicode1" w:cs="Power Geez Unicode1"/>
          <w:sz w:val="24"/>
          <w:szCs w:val="24"/>
          <w:lang w:val="am-ET"/>
        </w:rPr>
        <w:t xml:space="preserve">ታውቋል፡፡ </w:t>
      </w:r>
      <w:r>
        <w:rPr>
          <w:rFonts w:ascii="Power Geez Unicode1" w:hAnsi="Power Geez Unicode1" w:cs="Power Geez Unicode1"/>
          <w:sz w:val="24"/>
          <w:szCs w:val="24"/>
          <w:lang w:val="en-GB"/>
        </w:rPr>
        <w:t>ንፅህና</w:t>
      </w:r>
      <w:r>
        <w:rPr>
          <w:rFonts w:ascii="Power Geez Unicode1" w:hAnsi="Power Geez Unicode1" w:cs="Power Geez Unicode1"/>
          <w:sz w:val="24"/>
          <w:szCs w:val="24"/>
          <w:lang w:val="am-ET"/>
        </w:rPr>
        <w:t xml:space="preserve">ቸው </w:t>
      </w:r>
      <w:r>
        <w:rPr>
          <w:rFonts w:ascii="Power Geez Unicode1" w:hAnsi="Power Geez Unicode1" w:cs="Power Geez Unicode1"/>
          <w:sz w:val="24"/>
          <w:szCs w:val="24"/>
          <w:lang w:val="en-GB"/>
        </w:rPr>
        <w:t xml:space="preserve">በስርአት የተደራጀ የክምችት </w:t>
      </w:r>
      <w:r>
        <w:rPr>
          <w:rFonts w:ascii="Power Geez Unicode1" w:hAnsi="Power Geez Unicode1" w:cs="Power Geez Unicode1"/>
          <w:sz w:val="24"/>
          <w:szCs w:val="24"/>
          <w:lang w:val="am-ET"/>
        </w:rPr>
        <w:t xml:space="preserve">ዕቃዎች በመጠቀም የጤፍ ጎተራ ተባዮች </w:t>
      </w:r>
      <w:r>
        <w:rPr>
          <w:rFonts w:ascii="Power Geez Unicode1" w:hAnsi="Power Geez Unicode1" w:cs="Power Geez Unicode1"/>
          <w:sz w:val="24"/>
          <w:szCs w:val="24"/>
          <w:lang w:val="en-GB"/>
        </w:rPr>
        <w:t xml:space="preserve">እርስ በእርስ የመራባት ወይም የመዋለድ </w:t>
      </w:r>
      <w:r>
        <w:rPr>
          <w:rFonts w:ascii="Power Geez Unicode1" w:hAnsi="Power Geez Unicode1" w:cs="Power Geez Unicode1"/>
          <w:sz w:val="24"/>
          <w:szCs w:val="24"/>
          <w:lang w:val="am-ET"/>
        </w:rPr>
        <w:t>አቅማቸው</w:t>
      </w:r>
      <w:r>
        <w:rPr>
          <w:rFonts w:ascii="Power Geez Unicode1" w:hAnsi="Power Geez Unicode1" w:cs="Power Geez Unicode1"/>
          <w:sz w:val="24"/>
          <w:szCs w:val="24"/>
          <w:lang w:val="en-GB"/>
        </w:rPr>
        <w:t xml:space="preserve"> በእጅጉ እን</w:t>
      </w:r>
      <w:r>
        <w:rPr>
          <w:rFonts w:ascii="Power Geez Unicode1" w:hAnsi="Power Geez Unicode1" w:cs="Power Geez Unicode1"/>
          <w:sz w:val="24"/>
          <w:szCs w:val="24"/>
          <w:lang w:val="am-ET"/>
        </w:rPr>
        <w:t>ዲ</w:t>
      </w:r>
      <w:r>
        <w:rPr>
          <w:rFonts w:ascii="Power Geez Unicode1" w:hAnsi="Power Geez Unicode1" w:cs="Power Geez Unicode1"/>
          <w:sz w:val="24"/>
          <w:szCs w:val="24"/>
          <w:lang w:val="en-GB"/>
        </w:rPr>
        <w:t xml:space="preserve">ቀንስ </w:t>
      </w:r>
      <w:r>
        <w:rPr>
          <w:rFonts w:ascii="Power Geez Unicode1" w:hAnsi="Power Geez Unicode1" w:cs="Power Geez Unicode1"/>
          <w:sz w:val="24"/>
          <w:szCs w:val="24"/>
          <w:lang w:val="am-ET"/>
        </w:rPr>
        <w:t xml:space="preserve">ማድረግ እንደሚቻል </w:t>
      </w:r>
      <w:r>
        <w:rPr>
          <w:rFonts w:ascii="Power Geez Unicode1" w:hAnsi="Power Geez Unicode1" w:cs="Power Geez Unicode1"/>
          <w:sz w:val="24"/>
          <w:szCs w:val="24"/>
          <w:lang w:val="en-GB"/>
        </w:rPr>
        <w:t>ተረጋ</w:t>
      </w:r>
      <w:r>
        <w:rPr>
          <w:rFonts w:ascii="Power Geez Unicode1" w:hAnsi="Power Geez Unicode1" w:cs="Power Geez Unicode1"/>
          <w:sz w:val="24"/>
          <w:szCs w:val="24"/>
          <w:lang w:val="am-ET"/>
        </w:rPr>
        <w:t>ግጧል፡፡</w:t>
      </w:r>
      <w:r>
        <w:rPr>
          <w:rFonts w:ascii="Nyala" w:hAnsi="Power Geez Unicode1" w:cs="Power Geez Unicode1"/>
          <w:sz w:val="24"/>
          <w:szCs w:val="24"/>
          <w:lang w:val="am-ET"/>
        </w:rPr>
        <w:t xml:space="preserve"> </w:t>
      </w:r>
      <w:r>
        <w:rPr>
          <w:rFonts w:ascii="Power Geez Unicode1" w:hAnsi="Power Geez Unicode1" w:cs="Power Geez Unicode1"/>
          <w:sz w:val="24"/>
          <w:szCs w:val="24"/>
          <w:lang w:val="en-GB"/>
        </w:rPr>
        <w:t>ስለሆነ</w:t>
      </w:r>
      <w:r>
        <w:rPr>
          <w:rFonts w:ascii="Power Geez Unicode1" w:hAnsi="Power Geez Unicode1" w:cs="Power Geez Unicode1"/>
          <w:sz w:val="24"/>
          <w:szCs w:val="24"/>
          <w:lang w:val="am-ET"/>
        </w:rPr>
        <w:t>ም</w:t>
      </w:r>
      <w:r>
        <w:rPr>
          <w:rFonts w:ascii="Power Geez Unicode1" w:hAnsi="Power Geez Unicode1" w:cs="Power Geez Unicode1"/>
          <w:sz w:val="24"/>
          <w:szCs w:val="24"/>
          <w:lang w:val="en-GB"/>
        </w:rPr>
        <w:t xml:space="preserve"> በተቻለ መጠን የማይፈለጉ ቆሻሻና ባዕድ አካላትን ማፅዳት ያስፈልጋል።</w:t>
      </w:r>
      <w:bookmarkStart w:id="252" w:name="_Toc320455790"/>
      <w:bookmarkStart w:id="253" w:name="_Toc320451423"/>
      <w:bookmarkStart w:id="254" w:name="_Toc376569936"/>
      <w:bookmarkStart w:id="255" w:name="_Toc318605830"/>
      <w:bookmarkStart w:id="256" w:name="_Toc316140333"/>
      <w:bookmarkStart w:id="257" w:name="_Toc406798904"/>
      <w:bookmarkEnd w:id="251"/>
    </w:p>
    <w:p w14:paraId="3BDC4CAD" w14:textId="77777777" w:rsidR="00496375" w:rsidRDefault="00496375">
      <w:pPr>
        <w:pStyle w:val="Heading1"/>
        <w:numPr>
          <w:ilvl w:val="0"/>
          <w:numId w:val="28"/>
        </w:numPr>
        <w:rPr>
          <w:rFonts w:ascii="Power Geez Unicode1" w:hAnsi="Power Geez Unicode1" w:cs="Power Geez Unicode1"/>
        </w:rPr>
      </w:pPr>
      <w:bookmarkStart w:id="258" w:name="_Toc147653073"/>
      <w:bookmarkStart w:id="259" w:name="_Toc147607101"/>
      <w:bookmarkStart w:id="260" w:name="_Toc26219"/>
      <w:bookmarkStart w:id="261" w:name="_Toc10475"/>
      <w:bookmarkStart w:id="262" w:name="_Toc9209"/>
      <w:bookmarkStart w:id="263" w:name="_Toc6998"/>
      <w:bookmarkStart w:id="264" w:name="_Toc3066"/>
      <w:bookmarkStart w:id="265" w:name="_Toc2624"/>
      <w:bookmarkStart w:id="266" w:name="_Toc2733"/>
      <w:bookmarkEnd w:id="250"/>
      <w:r>
        <w:rPr>
          <w:rFonts w:ascii="Power Geez Unicode1" w:hAnsi="Power Geez Unicode1" w:cs="Power Geez Unicode1"/>
        </w:rPr>
        <w:t>የ</w:t>
      </w:r>
      <w:r>
        <w:rPr>
          <w:rFonts w:ascii="Power Geez Unicode1" w:hAnsi="Power Geez Unicode1" w:cs="Power Geez Unicode1"/>
          <w:lang w:val="am-ET"/>
        </w:rPr>
        <w:t>ማኑዋል</w:t>
      </w:r>
      <w:r>
        <w:rPr>
          <w:rFonts w:ascii="Power Geez Unicode1" w:hAnsi="Power Geez Unicode1" w:cs="Power Geez Unicode1"/>
        </w:rPr>
        <w:t xml:space="preserve"> ትግበራ ኢኮኖሚያዊ አዋጭነት</w:t>
      </w:r>
      <w:bookmarkEnd w:id="252"/>
      <w:bookmarkEnd w:id="253"/>
      <w:bookmarkEnd w:id="254"/>
      <w:bookmarkEnd w:id="255"/>
      <w:bookmarkEnd w:id="256"/>
      <w:r>
        <w:rPr>
          <w:rFonts w:ascii="Power Geez Unicode1" w:hAnsi="Power Geez Unicode1" w:cs="Power Geez Unicode1"/>
        </w:rPr>
        <w:t xml:space="preserve"> ስሌት</w:t>
      </w:r>
      <w:bookmarkEnd w:id="257"/>
      <w:bookmarkEnd w:id="258"/>
      <w:bookmarkEnd w:id="259"/>
      <w:bookmarkEnd w:id="260"/>
      <w:bookmarkEnd w:id="261"/>
      <w:bookmarkEnd w:id="262"/>
      <w:bookmarkEnd w:id="263"/>
      <w:bookmarkEnd w:id="264"/>
      <w:bookmarkEnd w:id="265"/>
      <w:bookmarkEnd w:id="266"/>
    </w:p>
    <w:p w14:paraId="0D765CEC" w14:textId="77777777" w:rsidR="00496375" w:rsidRDefault="00496375">
      <w:pPr>
        <w:spacing w:after="0" w:line="240" w:lineRule="auto"/>
        <w:rPr>
          <w:rFonts w:ascii="Nyala" w:hAnsi="Nyala"/>
          <w:sz w:val="24"/>
          <w:szCs w:val="24"/>
          <w:lang w:val="en-GB"/>
        </w:rPr>
      </w:pPr>
    </w:p>
    <w:p w14:paraId="10D77592" w14:textId="77777777" w:rsidR="00496375" w:rsidRDefault="00496375">
      <w:pPr>
        <w:spacing w:after="0" w:line="360" w:lineRule="auto"/>
        <w:ind w:left="-6"/>
        <w:jc w:val="both"/>
        <w:rPr>
          <w:rFonts w:ascii="Power Geez Unicode1" w:eastAsia="Times New Roman" w:hAnsi="Power Geez Unicode1" w:cs="Power Geez Unicode1"/>
          <w:b/>
          <w:bCs/>
          <w:sz w:val="24"/>
          <w:szCs w:val="24"/>
        </w:rPr>
      </w:pPr>
      <w:r>
        <w:rPr>
          <w:rFonts w:ascii="Power Geez Unicode1" w:hAnsi="Power Geez Unicode1" w:cs="Power Geez Unicode1"/>
          <w:sz w:val="24"/>
          <w:szCs w:val="24"/>
          <w:lang w:val="pt-BR"/>
        </w:rPr>
        <w:t>አብዛኛው የሃገራችን ገበሬ ለምርት ተግባር የሚያውለውን የራሱንና የቤተሰቡን ጉልበት እንዲሁም የግብዓት ዋጋ በማካተት የአዋጭነት ስሌት አያሰላም፡፡ በአሁኑ ጊዜ አርሶአደሩ በሚያካሂዳቸው የግብርና ልማት ስራዎች በገበያ ላይ ተፈላጊና አዋጪ በሆኑ ስራዎች እንዲሳተፍ በሚዘጋጅ የቴክኖሎጂ ፓኬጅ ላይ የአዋጭነት ስሌቶች ማካተት አስፈላጊ ነው፡፡</w:t>
      </w:r>
      <w:r>
        <w:rPr>
          <w:rFonts w:ascii="Power Geez Unicode1" w:hAnsi="Power Geez Unicode1" w:cs="Power Geez Unicode1"/>
          <w:sz w:val="24"/>
          <w:szCs w:val="24"/>
          <w:lang w:val="am-ET"/>
        </w:rPr>
        <w:t xml:space="preserve"> </w:t>
      </w:r>
      <w:r>
        <w:rPr>
          <w:rFonts w:ascii="Power Geez Unicode1" w:hAnsi="Power Geez Unicode1" w:cs="Power Geez Unicode1"/>
          <w:sz w:val="24"/>
          <w:szCs w:val="24"/>
          <w:lang w:val="pt-BR"/>
        </w:rPr>
        <w:t xml:space="preserve">ስለሆነም ይህንን የአዋጭነት ስሌት ለማድረግ ይረዳ ዘንድ የተዘጋጀ አጠቃላይ የስሌት ዘዴ በማኑዋሉ  </w:t>
      </w:r>
      <w:r>
        <w:rPr>
          <w:rFonts w:ascii="Power Geez Unicode1" w:hAnsi="Power Geez Unicode1" w:cs="Power Geez Unicode1"/>
          <w:color w:val="FF0000"/>
          <w:sz w:val="24"/>
          <w:szCs w:val="24"/>
          <w:lang w:val="pt-BR"/>
        </w:rPr>
        <w:t>በዕዝል ---</w:t>
      </w:r>
      <w:r>
        <w:rPr>
          <w:rFonts w:ascii="Power Geez Unicode1" w:hAnsi="Power Geez Unicode1" w:cs="Power Geez Unicode1"/>
          <w:sz w:val="24"/>
          <w:szCs w:val="24"/>
          <w:lang w:val="pt-BR"/>
        </w:rPr>
        <w:t xml:space="preserve"> ውስጥ ተካቷል፡፡ </w:t>
      </w:r>
    </w:p>
    <w:p w14:paraId="34C61F7B" w14:textId="77777777" w:rsidR="00496375" w:rsidRDefault="00496375">
      <w:pPr>
        <w:rPr>
          <w:rFonts w:ascii="Nyala" w:hAnsi="Nyala"/>
          <w:sz w:val="24"/>
          <w:szCs w:val="24"/>
          <w:lang w:val="en-GB"/>
        </w:rPr>
      </w:pPr>
    </w:p>
    <w:p w14:paraId="2FB2896D" w14:textId="77777777" w:rsidR="00496375" w:rsidRDefault="00496375">
      <w:pPr>
        <w:pStyle w:val="Heading1"/>
        <w:rPr>
          <w:rFonts w:ascii="Power Geez Unicode1" w:hAnsi="Power Geez Unicode1" w:cs="Power Geez Unicode1"/>
          <w:lang w:val="en-GB"/>
        </w:rPr>
      </w:pPr>
      <w:bookmarkStart w:id="267" w:name="_Toc5200"/>
      <w:r>
        <w:rPr>
          <w:rFonts w:ascii="Power Geez Unicode1" w:hAnsi="Power Geez Unicode1" w:cs="Power Geez Unicode1"/>
          <w:lang w:val="am-ET"/>
        </w:rPr>
        <w:t>ማጣቀሻ/ ዋቢ መረጃዎች</w:t>
      </w:r>
      <w:bookmarkEnd w:id="267"/>
    </w:p>
    <w:p w14:paraId="6F4EE8F8" w14:textId="77777777" w:rsidR="00496375" w:rsidRDefault="00496375"/>
    <w:p w14:paraId="414C7225" w14:textId="77777777" w:rsidR="00496375" w:rsidRDefault="00496375">
      <w:pPr>
        <w:numPr>
          <w:ilvl w:val="0"/>
          <w:numId w:val="30"/>
        </w:numPr>
        <w:jc w:val="both"/>
        <w:rPr>
          <w:rFonts w:ascii="Times New Roman" w:hAnsi="Times New Roman"/>
          <w:sz w:val="24"/>
          <w:szCs w:val="24"/>
          <w:lang w:val="am-ET"/>
        </w:rPr>
      </w:pPr>
      <w:r>
        <w:rPr>
          <w:rFonts w:ascii="Times New Roman" w:eastAsia="SimSun" w:hAnsi="Times New Roman"/>
          <w:sz w:val="24"/>
          <w:szCs w:val="24"/>
        </w:rPr>
        <w:t>ESS (2022). Ethiopian Statistics Service Agricultural Sample Survey 2021/22 (2014 E.C) Volume V Report on Area, Production and Farm Management Practices of Belg Season Crops For Private Peasant Holdings Statistical Bulletin 578</w:t>
      </w:r>
    </w:p>
    <w:p w14:paraId="2CC3DF9E" w14:textId="77777777" w:rsidR="00496375" w:rsidRDefault="00496375">
      <w:pPr>
        <w:numPr>
          <w:ilvl w:val="0"/>
          <w:numId w:val="30"/>
        </w:numPr>
        <w:jc w:val="both"/>
        <w:rPr>
          <w:rFonts w:ascii="Times New Roman" w:hAnsi="Times New Roman"/>
          <w:sz w:val="24"/>
          <w:szCs w:val="24"/>
          <w:lang w:val="am-ET"/>
        </w:rPr>
      </w:pPr>
      <w:r>
        <w:rPr>
          <w:rFonts w:ascii="Times New Roman" w:eastAsia="SimSun" w:hAnsi="Times New Roman"/>
          <w:sz w:val="24"/>
          <w:szCs w:val="24"/>
        </w:rPr>
        <w:t xml:space="preserve">ESS (2022). Ethiopian Statistics Service Agricultural Sample Survey 2021/22 (2014 E.C) Volume III. Report on Area, Production and Farm Management Practices of Meher Season for Private Peasant Holdings Statistical Bulletin </w:t>
      </w:r>
    </w:p>
    <w:p w14:paraId="716672A2" w14:textId="77777777" w:rsidR="00496375" w:rsidRDefault="00496375">
      <w:pPr>
        <w:numPr>
          <w:ilvl w:val="0"/>
          <w:numId w:val="30"/>
        </w:numPr>
        <w:jc w:val="both"/>
        <w:rPr>
          <w:rFonts w:ascii="Times New Roman" w:hAnsi="Times New Roman"/>
          <w:sz w:val="24"/>
          <w:szCs w:val="24"/>
          <w:lang w:val="am-ET"/>
        </w:rPr>
      </w:pPr>
      <w:r>
        <w:rPr>
          <w:rFonts w:ascii="Times New Roman" w:hAnsi="Times New Roman"/>
          <w:sz w:val="24"/>
          <w:szCs w:val="24"/>
        </w:rPr>
        <w:t>Seyifu Ketema (1997). Tef [</w:t>
      </w:r>
      <w:r>
        <w:rPr>
          <w:rFonts w:ascii="Times New Roman" w:hAnsi="Times New Roman"/>
          <w:i/>
          <w:iCs/>
          <w:sz w:val="24"/>
          <w:szCs w:val="24"/>
        </w:rPr>
        <w:t>Eragrostis tef</w:t>
      </w:r>
      <w:r>
        <w:rPr>
          <w:rFonts w:ascii="Times New Roman" w:hAnsi="Times New Roman"/>
          <w:sz w:val="24"/>
          <w:szCs w:val="24"/>
        </w:rPr>
        <w:t xml:space="preserve"> (Zucc.) Trotter]. Promoting the conservation and use of the under utilized and neglected crops. 12 </w:t>
      </w:r>
    </w:p>
    <w:p w14:paraId="0248A093" w14:textId="77777777" w:rsidR="00496375" w:rsidRDefault="00496375">
      <w:pPr>
        <w:numPr>
          <w:ilvl w:val="0"/>
          <w:numId w:val="30"/>
        </w:numPr>
        <w:jc w:val="both"/>
        <w:rPr>
          <w:rFonts w:ascii="Times New Roman" w:hAnsi="Times New Roman"/>
          <w:sz w:val="24"/>
          <w:szCs w:val="24"/>
          <w:lang w:val="am-ET"/>
        </w:rPr>
      </w:pPr>
    </w:p>
    <w:p w14:paraId="3744D449" w14:textId="77777777" w:rsidR="00496375" w:rsidRDefault="00496375"/>
    <w:p w14:paraId="6690C6CB" w14:textId="77777777" w:rsidR="00496375" w:rsidRDefault="00496375"/>
    <w:sectPr w:rsidR="00496375">
      <w:pgSz w:w="12240" w:h="15840"/>
      <w:pgMar w:top="1411" w:right="1411" w:bottom="1411" w:left="155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82E04" w14:textId="77777777" w:rsidR="00646F6D" w:rsidRDefault="00646F6D">
      <w:pPr>
        <w:spacing w:after="0" w:line="240" w:lineRule="auto"/>
      </w:pPr>
      <w:r>
        <w:separator/>
      </w:r>
    </w:p>
  </w:endnote>
  <w:endnote w:type="continuationSeparator" w:id="0">
    <w:p w14:paraId="159BC955" w14:textId="77777777" w:rsidR="00646F6D" w:rsidRDefault="00646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wer Geez Unicode1">
    <w:altName w:val="Calibri"/>
    <w:charset w:val="00"/>
    <w:family w:val="auto"/>
    <w:pitch w:val="variable"/>
    <w:sig w:usb0="00000003" w:usb1="00000000" w:usb2="00000000" w:usb3="00000000" w:csb0="00000001" w:csb1="00000000"/>
  </w:font>
  <w:font w:name="Nyala">
    <w:charset w:val="00"/>
    <w:family w:val="auto"/>
    <w:pitch w:val="variable"/>
    <w:sig w:usb0="A000006F" w:usb1="00000000" w:usb2="00000800" w:usb3="00000000" w:csb0="000000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rif">
    <w:altName w:val="Times New Roman"/>
    <w:charset w:val="00"/>
    <w:family w:val="auto"/>
    <w:pitch w:val="default"/>
  </w:font>
  <w:font w:name="Helv">
    <w:panose1 w:val="020B0604020202030204"/>
    <w:charset w:val="00"/>
    <w:family w:val="swiss"/>
    <w:pitch w:val="variable"/>
    <w:sig w:usb0="00000003" w:usb1="00000000" w:usb2="00000000" w:usb3="00000000" w:csb0="00000001" w:csb1="00000000"/>
  </w:font>
  <w:font w:name="Ge'ez-1">
    <w:altName w:val="Calibri"/>
    <w:charset w:val="00"/>
    <w:family w:val="swiss"/>
    <w:pitch w:val="variable"/>
    <w:sig w:usb0="00000007" w:usb1="00000000" w:usb2="00000000" w:usb3="00000000" w:csb0="00000081"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0" w:type="dxa"/>
      <w:tblLayout w:type="fixed"/>
      <w:tblLook w:val="0000" w:firstRow="0" w:lastRow="0" w:firstColumn="0" w:lastColumn="0" w:noHBand="0" w:noVBand="0"/>
    </w:tblPr>
    <w:tblGrid>
      <w:gridCol w:w="3090"/>
      <w:gridCol w:w="3090"/>
      <w:gridCol w:w="3090"/>
    </w:tblGrid>
    <w:tr w:rsidR="00496375" w14:paraId="701CDC47" w14:textId="77777777">
      <w:trPr>
        <w:trHeight w:val="300"/>
      </w:trPr>
      <w:tc>
        <w:tcPr>
          <w:tcW w:w="3090" w:type="dxa"/>
        </w:tcPr>
        <w:p w14:paraId="4D3823F3" w14:textId="77777777" w:rsidR="00496375" w:rsidRDefault="00496375">
          <w:pPr>
            <w:pStyle w:val="Header"/>
            <w:ind w:left="-115"/>
          </w:pPr>
        </w:p>
      </w:tc>
      <w:tc>
        <w:tcPr>
          <w:tcW w:w="3090" w:type="dxa"/>
        </w:tcPr>
        <w:p w14:paraId="7DC80DC5" w14:textId="77777777" w:rsidR="00496375" w:rsidRDefault="00496375">
          <w:pPr>
            <w:pStyle w:val="Header"/>
            <w:jc w:val="center"/>
          </w:pPr>
        </w:p>
      </w:tc>
      <w:tc>
        <w:tcPr>
          <w:tcW w:w="3090" w:type="dxa"/>
        </w:tcPr>
        <w:p w14:paraId="7EC53F5D" w14:textId="77777777" w:rsidR="00496375" w:rsidRDefault="00496375">
          <w:pPr>
            <w:pStyle w:val="Header"/>
            <w:ind w:right="-115"/>
            <w:jc w:val="right"/>
          </w:pPr>
        </w:p>
      </w:tc>
    </w:tr>
  </w:tbl>
  <w:p w14:paraId="1E3B759F" w14:textId="77777777" w:rsidR="00496375" w:rsidRDefault="00496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BF469" w14:textId="77777777" w:rsidR="00646F6D" w:rsidRDefault="00646F6D">
      <w:pPr>
        <w:spacing w:after="0" w:line="240" w:lineRule="auto"/>
      </w:pPr>
      <w:r>
        <w:separator/>
      </w:r>
    </w:p>
  </w:footnote>
  <w:footnote w:type="continuationSeparator" w:id="0">
    <w:p w14:paraId="4117C8DB" w14:textId="77777777" w:rsidR="00646F6D" w:rsidRDefault="00646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0" w:type="dxa"/>
      <w:tblLayout w:type="fixed"/>
      <w:tblLook w:val="0000" w:firstRow="0" w:lastRow="0" w:firstColumn="0" w:lastColumn="0" w:noHBand="0" w:noVBand="0"/>
    </w:tblPr>
    <w:tblGrid>
      <w:gridCol w:w="3090"/>
      <w:gridCol w:w="3090"/>
      <w:gridCol w:w="3090"/>
    </w:tblGrid>
    <w:tr w:rsidR="00496375" w14:paraId="1FB755BE" w14:textId="77777777">
      <w:trPr>
        <w:trHeight w:val="300"/>
      </w:trPr>
      <w:tc>
        <w:tcPr>
          <w:tcW w:w="3090" w:type="dxa"/>
        </w:tcPr>
        <w:p w14:paraId="2E46B76E" w14:textId="77777777" w:rsidR="00496375" w:rsidRDefault="00496375">
          <w:pPr>
            <w:pStyle w:val="Header"/>
            <w:ind w:left="-115"/>
          </w:pPr>
        </w:p>
      </w:tc>
      <w:tc>
        <w:tcPr>
          <w:tcW w:w="3090" w:type="dxa"/>
        </w:tcPr>
        <w:p w14:paraId="69F7BA3F" w14:textId="77777777" w:rsidR="00496375" w:rsidRDefault="00496375">
          <w:pPr>
            <w:pStyle w:val="Header"/>
            <w:jc w:val="center"/>
          </w:pPr>
        </w:p>
      </w:tc>
      <w:tc>
        <w:tcPr>
          <w:tcW w:w="3090" w:type="dxa"/>
        </w:tcPr>
        <w:p w14:paraId="5FB0E112" w14:textId="77777777" w:rsidR="00496375" w:rsidRDefault="00496375">
          <w:pPr>
            <w:pStyle w:val="Header"/>
            <w:ind w:right="-115"/>
            <w:jc w:val="right"/>
          </w:pPr>
        </w:p>
      </w:tc>
    </w:tr>
  </w:tbl>
  <w:p w14:paraId="57612A92" w14:textId="77777777" w:rsidR="00496375" w:rsidRDefault="004963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E4EBC1"/>
    <w:multiLevelType w:val="singleLevel"/>
    <w:tmpl w:val="9CE4EBC1"/>
    <w:lvl w:ilvl="0">
      <w:start w:val="1"/>
      <w:numFmt w:val="decimal"/>
      <w:suff w:val="space"/>
      <w:lvlText w:val="%1."/>
      <w:lvlJc w:val="left"/>
    </w:lvl>
  </w:abstractNum>
  <w:abstractNum w:abstractNumId="1" w15:restartNumberingAfterBreak="0">
    <w:nsid w:val="B6731205"/>
    <w:multiLevelType w:val="singleLevel"/>
    <w:tmpl w:val="B6731205"/>
    <w:lvl w:ilvl="0">
      <w:start w:val="1"/>
      <w:numFmt w:val="bullet"/>
      <w:lvlText w:val=""/>
      <w:lvlJc w:val="left"/>
      <w:pPr>
        <w:tabs>
          <w:tab w:val="num" w:pos="420"/>
        </w:tabs>
        <w:ind w:left="420" w:hanging="420"/>
      </w:pPr>
      <w:rPr>
        <w:rFonts w:ascii="Wingdings" w:hAnsi="Wingdings" w:hint="default"/>
      </w:rPr>
    </w:lvl>
  </w:abstractNum>
  <w:abstractNum w:abstractNumId="2" w15:restartNumberingAfterBreak="0">
    <w:nsid w:val="B68FD097"/>
    <w:multiLevelType w:val="singleLevel"/>
    <w:tmpl w:val="B68FD097"/>
    <w:lvl w:ilvl="0">
      <w:start w:val="1"/>
      <w:numFmt w:val="bullet"/>
      <w:lvlText w:val=""/>
      <w:lvlJc w:val="left"/>
      <w:pPr>
        <w:tabs>
          <w:tab w:val="num" w:pos="420"/>
        </w:tabs>
        <w:ind w:left="420" w:hanging="420"/>
      </w:pPr>
      <w:rPr>
        <w:rFonts w:ascii="Wingdings" w:hAnsi="Wingdings" w:hint="default"/>
      </w:rPr>
    </w:lvl>
  </w:abstractNum>
  <w:abstractNum w:abstractNumId="3" w15:restartNumberingAfterBreak="0">
    <w:nsid w:val="DB725E27"/>
    <w:multiLevelType w:val="singleLevel"/>
    <w:tmpl w:val="DB725E27"/>
    <w:lvl w:ilvl="0">
      <w:start w:val="1"/>
      <w:numFmt w:val="bullet"/>
      <w:lvlText w:val=""/>
      <w:lvlJc w:val="left"/>
      <w:pPr>
        <w:tabs>
          <w:tab w:val="num" w:pos="420"/>
        </w:tabs>
        <w:ind w:left="420" w:hanging="420"/>
      </w:pPr>
      <w:rPr>
        <w:rFonts w:ascii="Wingdings" w:hAnsi="Wingdings" w:hint="default"/>
      </w:rPr>
    </w:lvl>
  </w:abstractNum>
  <w:abstractNum w:abstractNumId="4" w15:restartNumberingAfterBreak="0">
    <w:nsid w:val="EE98356A"/>
    <w:multiLevelType w:val="singleLevel"/>
    <w:tmpl w:val="EE98356A"/>
    <w:lvl w:ilvl="0">
      <w:start w:val="1"/>
      <w:numFmt w:val="bullet"/>
      <w:lvlText w:val=""/>
      <w:lvlJc w:val="left"/>
      <w:pPr>
        <w:tabs>
          <w:tab w:val="num" w:pos="840"/>
        </w:tabs>
        <w:ind w:left="840" w:hanging="420"/>
      </w:pPr>
      <w:rPr>
        <w:rFonts w:ascii="Wingdings" w:hAnsi="Wingdings" w:hint="default"/>
      </w:rPr>
    </w:lvl>
  </w:abstractNum>
  <w:abstractNum w:abstractNumId="5" w15:restartNumberingAfterBreak="0">
    <w:nsid w:val="F5D47901"/>
    <w:multiLevelType w:val="singleLevel"/>
    <w:tmpl w:val="F5D47901"/>
    <w:lvl w:ilvl="0">
      <w:start w:val="1"/>
      <w:numFmt w:val="bullet"/>
      <w:lvlText w:val=""/>
      <w:lvlJc w:val="left"/>
      <w:pPr>
        <w:tabs>
          <w:tab w:val="num" w:pos="420"/>
        </w:tabs>
        <w:ind w:left="420" w:hanging="420"/>
      </w:pPr>
      <w:rPr>
        <w:rFonts w:ascii="Wingdings" w:hAnsi="Wingdings" w:hint="default"/>
      </w:rPr>
    </w:lvl>
  </w:abstractNum>
  <w:abstractNum w:abstractNumId="6" w15:restartNumberingAfterBreak="0">
    <w:nsid w:val="007D79E6"/>
    <w:multiLevelType w:val="multilevel"/>
    <w:tmpl w:val="007D79E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8C92C76"/>
    <w:multiLevelType w:val="multilevel"/>
    <w:tmpl w:val="08C92C76"/>
    <w:lvl w:ilvl="0">
      <w:start w:val="1"/>
      <w:numFmt w:val="bullet"/>
      <w:lvlText w:val=""/>
      <w:lvlJc w:val="left"/>
      <w:pPr>
        <w:ind w:left="579" w:hanging="360"/>
      </w:pPr>
      <w:rPr>
        <w:rFonts w:ascii="Symbol" w:hAnsi="Symbol" w:hint="default"/>
      </w:rPr>
    </w:lvl>
    <w:lvl w:ilvl="1">
      <w:start w:val="1"/>
      <w:numFmt w:val="bullet"/>
      <w:lvlText w:val="o"/>
      <w:lvlJc w:val="left"/>
      <w:pPr>
        <w:ind w:left="1299" w:hanging="360"/>
      </w:pPr>
      <w:rPr>
        <w:rFonts w:ascii="Courier New" w:hAnsi="Courier New" w:cs="Courier New" w:hint="default"/>
      </w:rPr>
    </w:lvl>
    <w:lvl w:ilvl="2">
      <w:start w:val="1"/>
      <w:numFmt w:val="bullet"/>
      <w:lvlText w:val=""/>
      <w:lvlJc w:val="left"/>
      <w:pPr>
        <w:ind w:left="2019" w:hanging="360"/>
      </w:pPr>
      <w:rPr>
        <w:rFonts w:ascii="Wingdings" w:hAnsi="Wingdings" w:hint="default"/>
      </w:rPr>
    </w:lvl>
    <w:lvl w:ilvl="3">
      <w:start w:val="1"/>
      <w:numFmt w:val="bullet"/>
      <w:lvlText w:val=""/>
      <w:lvlJc w:val="left"/>
      <w:pPr>
        <w:ind w:left="2739" w:hanging="360"/>
      </w:pPr>
      <w:rPr>
        <w:rFonts w:ascii="Symbol" w:hAnsi="Symbol" w:hint="default"/>
      </w:rPr>
    </w:lvl>
    <w:lvl w:ilvl="4">
      <w:start w:val="1"/>
      <w:numFmt w:val="bullet"/>
      <w:lvlText w:val="o"/>
      <w:lvlJc w:val="left"/>
      <w:pPr>
        <w:ind w:left="3459" w:hanging="360"/>
      </w:pPr>
      <w:rPr>
        <w:rFonts w:ascii="Courier New" w:hAnsi="Courier New" w:cs="Courier New" w:hint="default"/>
      </w:rPr>
    </w:lvl>
    <w:lvl w:ilvl="5">
      <w:start w:val="1"/>
      <w:numFmt w:val="bullet"/>
      <w:lvlText w:val=""/>
      <w:lvlJc w:val="left"/>
      <w:pPr>
        <w:ind w:left="4179" w:hanging="360"/>
      </w:pPr>
      <w:rPr>
        <w:rFonts w:ascii="Wingdings" w:hAnsi="Wingdings" w:hint="default"/>
      </w:rPr>
    </w:lvl>
    <w:lvl w:ilvl="6">
      <w:start w:val="1"/>
      <w:numFmt w:val="bullet"/>
      <w:lvlText w:val=""/>
      <w:lvlJc w:val="left"/>
      <w:pPr>
        <w:ind w:left="4899" w:hanging="360"/>
      </w:pPr>
      <w:rPr>
        <w:rFonts w:ascii="Symbol" w:hAnsi="Symbol" w:hint="default"/>
      </w:rPr>
    </w:lvl>
    <w:lvl w:ilvl="7">
      <w:start w:val="1"/>
      <w:numFmt w:val="bullet"/>
      <w:lvlText w:val="o"/>
      <w:lvlJc w:val="left"/>
      <w:pPr>
        <w:ind w:left="5619" w:hanging="360"/>
      </w:pPr>
      <w:rPr>
        <w:rFonts w:ascii="Courier New" w:hAnsi="Courier New" w:cs="Courier New" w:hint="default"/>
      </w:rPr>
    </w:lvl>
    <w:lvl w:ilvl="8">
      <w:start w:val="1"/>
      <w:numFmt w:val="bullet"/>
      <w:lvlText w:val=""/>
      <w:lvlJc w:val="left"/>
      <w:pPr>
        <w:ind w:left="6339" w:hanging="360"/>
      </w:pPr>
      <w:rPr>
        <w:rFonts w:ascii="Wingdings" w:hAnsi="Wingdings" w:hint="default"/>
      </w:rPr>
    </w:lvl>
  </w:abstractNum>
  <w:abstractNum w:abstractNumId="8" w15:restartNumberingAfterBreak="0">
    <w:nsid w:val="0A522FB5"/>
    <w:multiLevelType w:val="multilevel"/>
    <w:tmpl w:val="0A522FB5"/>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9" w15:restartNumberingAfterBreak="0">
    <w:nsid w:val="0E1C099F"/>
    <w:multiLevelType w:val="multilevel"/>
    <w:tmpl w:val="0E1C099F"/>
    <w:lvl w:ilvl="0">
      <w:start w:val="1"/>
      <w:numFmt w:val="bullet"/>
      <w:lvlText w:val="•"/>
      <w:lvlJc w:val="left"/>
      <w:pPr>
        <w:ind w:left="975" w:hanging="360"/>
      </w:pPr>
      <w:rPr>
        <w:rFonts w:ascii="Arial" w:hAnsi="Arial" w:hint="default"/>
      </w:rPr>
    </w:lvl>
    <w:lvl w:ilvl="1">
      <w:start w:val="1"/>
      <w:numFmt w:val="bullet"/>
      <w:lvlText w:val="o"/>
      <w:lvlJc w:val="left"/>
      <w:pPr>
        <w:ind w:left="1695" w:hanging="360"/>
      </w:pPr>
      <w:rPr>
        <w:rFonts w:ascii="Courier New" w:hAnsi="Courier New" w:cs="Courier New" w:hint="default"/>
      </w:rPr>
    </w:lvl>
    <w:lvl w:ilvl="2">
      <w:start w:val="1"/>
      <w:numFmt w:val="bullet"/>
      <w:lvlText w:val=""/>
      <w:lvlJc w:val="left"/>
      <w:pPr>
        <w:ind w:left="2415" w:hanging="360"/>
      </w:pPr>
      <w:rPr>
        <w:rFonts w:ascii="Wingdings" w:hAnsi="Wingdings" w:hint="default"/>
      </w:rPr>
    </w:lvl>
    <w:lvl w:ilvl="3">
      <w:start w:val="1"/>
      <w:numFmt w:val="bullet"/>
      <w:lvlText w:val=""/>
      <w:lvlJc w:val="left"/>
      <w:pPr>
        <w:ind w:left="3135" w:hanging="360"/>
      </w:pPr>
      <w:rPr>
        <w:rFonts w:ascii="Symbol" w:hAnsi="Symbol" w:hint="default"/>
      </w:rPr>
    </w:lvl>
    <w:lvl w:ilvl="4">
      <w:start w:val="1"/>
      <w:numFmt w:val="bullet"/>
      <w:lvlText w:val="o"/>
      <w:lvlJc w:val="left"/>
      <w:pPr>
        <w:ind w:left="3855" w:hanging="360"/>
      </w:pPr>
      <w:rPr>
        <w:rFonts w:ascii="Courier New" w:hAnsi="Courier New" w:cs="Courier New" w:hint="default"/>
      </w:rPr>
    </w:lvl>
    <w:lvl w:ilvl="5">
      <w:start w:val="1"/>
      <w:numFmt w:val="bullet"/>
      <w:lvlText w:val=""/>
      <w:lvlJc w:val="left"/>
      <w:pPr>
        <w:ind w:left="4575" w:hanging="360"/>
      </w:pPr>
      <w:rPr>
        <w:rFonts w:ascii="Wingdings" w:hAnsi="Wingdings" w:hint="default"/>
      </w:rPr>
    </w:lvl>
    <w:lvl w:ilvl="6">
      <w:start w:val="1"/>
      <w:numFmt w:val="bullet"/>
      <w:lvlText w:val=""/>
      <w:lvlJc w:val="left"/>
      <w:pPr>
        <w:ind w:left="5295" w:hanging="360"/>
      </w:pPr>
      <w:rPr>
        <w:rFonts w:ascii="Symbol" w:hAnsi="Symbol" w:hint="default"/>
      </w:rPr>
    </w:lvl>
    <w:lvl w:ilvl="7">
      <w:start w:val="1"/>
      <w:numFmt w:val="bullet"/>
      <w:lvlText w:val="o"/>
      <w:lvlJc w:val="left"/>
      <w:pPr>
        <w:ind w:left="6015" w:hanging="360"/>
      </w:pPr>
      <w:rPr>
        <w:rFonts w:ascii="Courier New" w:hAnsi="Courier New" w:cs="Courier New" w:hint="default"/>
      </w:rPr>
    </w:lvl>
    <w:lvl w:ilvl="8">
      <w:start w:val="1"/>
      <w:numFmt w:val="bullet"/>
      <w:lvlText w:val=""/>
      <w:lvlJc w:val="left"/>
      <w:pPr>
        <w:ind w:left="6735" w:hanging="360"/>
      </w:pPr>
      <w:rPr>
        <w:rFonts w:ascii="Wingdings" w:hAnsi="Wingdings" w:hint="default"/>
      </w:rPr>
    </w:lvl>
  </w:abstractNum>
  <w:abstractNum w:abstractNumId="10" w15:restartNumberingAfterBreak="0">
    <w:nsid w:val="1A975320"/>
    <w:multiLevelType w:val="multilevel"/>
    <w:tmpl w:val="1A975320"/>
    <w:lvl w:ilvl="0">
      <w:start w:val="1"/>
      <w:numFmt w:val="bullet"/>
      <w:lvlText w:val="•"/>
      <w:lvlJc w:val="left"/>
      <w:pPr>
        <w:ind w:left="720" w:hanging="360"/>
      </w:pPr>
      <w:rPr>
        <w:rFonts w:ascii="Times New Roman" w:hAnsi="Times New Roman"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E6FCF87"/>
    <w:multiLevelType w:val="singleLevel"/>
    <w:tmpl w:val="2E6FCF87"/>
    <w:lvl w:ilvl="0">
      <w:start w:val="1"/>
      <w:numFmt w:val="bullet"/>
      <w:lvlText w:val=""/>
      <w:lvlJc w:val="left"/>
      <w:pPr>
        <w:tabs>
          <w:tab w:val="num" w:pos="420"/>
        </w:tabs>
        <w:ind w:left="420" w:hanging="420"/>
      </w:pPr>
      <w:rPr>
        <w:rFonts w:ascii="Wingdings" w:hAnsi="Wingdings" w:hint="default"/>
      </w:rPr>
    </w:lvl>
  </w:abstractNum>
  <w:abstractNum w:abstractNumId="12" w15:restartNumberingAfterBreak="0">
    <w:nsid w:val="369413A2"/>
    <w:multiLevelType w:val="multilevel"/>
    <w:tmpl w:val="369413A2"/>
    <w:lvl w:ilvl="0">
      <w:start w:val="1"/>
      <w:numFmt w:val="bullet"/>
      <w:lvlText w:val="o"/>
      <w:lvlJc w:val="left"/>
      <w:pPr>
        <w:tabs>
          <w:tab w:val="num" w:pos="900"/>
        </w:tabs>
        <w:ind w:left="900" w:hanging="360"/>
      </w:pPr>
      <w:rPr>
        <w:rFonts w:ascii="Courier New" w:hAnsi="Courier New" w:cs="Courier New"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8377FD"/>
    <w:multiLevelType w:val="multilevel"/>
    <w:tmpl w:val="3A8377FD"/>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14" w15:restartNumberingAfterBreak="0">
    <w:nsid w:val="46014F62"/>
    <w:multiLevelType w:val="multilevel"/>
    <w:tmpl w:val="46014F62"/>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FE25954"/>
    <w:multiLevelType w:val="multilevel"/>
    <w:tmpl w:val="4FE25954"/>
    <w:lvl w:ilvl="0">
      <w:start w:val="1"/>
      <w:numFmt w:val="decimal"/>
      <w:lvlText w:val="%1."/>
      <w:lvlJc w:val="left"/>
      <w:pPr>
        <w:ind w:left="720" w:hanging="360"/>
      </w:pPr>
      <w:rPr>
        <w:rFonts w:ascii="Power Geez Unicode1" w:hAnsi="Power Geez Unicode1" w:cs="Power Geez Unicode1" w:hint="default"/>
        <w:b/>
        <w:bCs/>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E07434"/>
    <w:multiLevelType w:val="multilevel"/>
    <w:tmpl w:val="56E07434"/>
    <w:lvl w:ilvl="0">
      <w:start w:val="8"/>
      <w:numFmt w:val="decimal"/>
      <w:suff w:val="space"/>
      <w:lvlText w:val="%1."/>
      <w:lvlJc w:val="left"/>
      <w:rPr>
        <w:rFonts w:ascii="Power Geez Unicode1" w:hAnsi="Power Geez Unicode1" w:cs="Power Geez Unicode1" w:hint="default"/>
        <w:sz w:val="24"/>
        <w:szCs w:val="2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 w15:restartNumberingAfterBreak="0">
    <w:nsid w:val="58236C57"/>
    <w:multiLevelType w:val="multilevel"/>
    <w:tmpl w:val="58236C57"/>
    <w:lvl w:ilvl="0">
      <w:start w:val="40"/>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9E91054"/>
    <w:multiLevelType w:val="multilevel"/>
    <w:tmpl w:val="59E91054"/>
    <w:lvl w:ilvl="0">
      <w:start w:val="1"/>
      <w:numFmt w:val="decimal"/>
      <w:lvlText w:val="%1)"/>
      <w:lvlJc w:val="left"/>
      <w:pPr>
        <w:ind w:left="720" w:hanging="360"/>
      </w:pPr>
    </w:lvl>
    <w:lvl w:ilvl="1">
      <w:start w:val="6"/>
      <w:numFmt w:val="decimal"/>
      <w:lvlText w:val="%2."/>
      <w:lvlJc w:val="left"/>
      <w:pPr>
        <w:ind w:left="3283" w:hanging="360"/>
      </w:pPr>
      <w:rPr>
        <w:rFonts w:ascii="Nyala" w:hAnsi="Nyala" w:cs="Nyala" w:hint="default"/>
      </w:rPr>
    </w:lvl>
    <w:lvl w:ilvl="2">
      <w:start w:val="1"/>
      <w:numFmt w:val="decimal"/>
      <w:lvlText w:val="%3-"/>
      <w:lvlJc w:val="left"/>
      <w:pPr>
        <w:ind w:left="4183" w:hanging="360"/>
      </w:pPr>
      <w:rPr>
        <w:rFonts w:hint="default"/>
      </w:rPr>
    </w:lvl>
    <w:lvl w:ilvl="3">
      <w:start w:val="1"/>
      <w:numFmt w:val="decimal"/>
      <w:lvlText w:val="%4."/>
      <w:lvlJc w:val="left"/>
      <w:pPr>
        <w:ind w:left="4248" w:hanging="360"/>
      </w:pPr>
      <w:rPr>
        <w:rFonts w:ascii="Calibri" w:hAnsi="Calibri" w:cs="Calibri" w:hint="default"/>
      </w:rPr>
    </w:lvl>
    <w:lvl w:ilvl="4">
      <w:start w:val="1"/>
      <w:numFmt w:val="decimal"/>
      <w:lvlText w:val="%5"/>
      <w:lvlJc w:val="left"/>
      <w:pPr>
        <w:ind w:left="900" w:hanging="360"/>
      </w:pPr>
      <w:rPr>
        <w:rFonts w:hint="default"/>
        <w:b/>
      </w:r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19" w15:restartNumberingAfterBreak="0">
    <w:nsid w:val="60B13855"/>
    <w:multiLevelType w:val="singleLevel"/>
    <w:tmpl w:val="60B13855"/>
    <w:lvl w:ilvl="0">
      <w:start w:val="1"/>
      <w:numFmt w:val="bullet"/>
      <w:lvlText w:val=""/>
      <w:lvlJc w:val="left"/>
      <w:pPr>
        <w:tabs>
          <w:tab w:val="num" w:pos="420"/>
        </w:tabs>
        <w:ind w:left="420" w:hanging="420"/>
      </w:pPr>
      <w:rPr>
        <w:rFonts w:ascii="Wingdings" w:hAnsi="Wingdings" w:hint="default"/>
      </w:rPr>
    </w:lvl>
  </w:abstractNum>
  <w:abstractNum w:abstractNumId="20" w15:restartNumberingAfterBreak="0">
    <w:nsid w:val="65275C4F"/>
    <w:multiLevelType w:val="multilevel"/>
    <w:tmpl w:val="65275C4F"/>
    <w:lvl w:ilvl="0">
      <w:start w:val="1"/>
      <w:numFmt w:val="bullet"/>
      <w:lvlText w:val=""/>
      <w:lvlJc w:val="left"/>
      <w:pPr>
        <w:tabs>
          <w:tab w:val="num" w:pos="630"/>
        </w:tabs>
        <w:ind w:left="630" w:hanging="360"/>
      </w:pPr>
      <w:rPr>
        <w:rFonts w:ascii="Symbol" w:hAnsi="Symbol" w:hint="default"/>
      </w:rPr>
    </w:lvl>
    <w:lvl w:ilvl="1">
      <w:start w:val="1"/>
      <w:numFmt w:val="bullet"/>
      <w:lvlText w:val="o"/>
      <w:lvlJc w:val="left"/>
      <w:pPr>
        <w:tabs>
          <w:tab w:val="num" w:pos="630"/>
        </w:tabs>
        <w:ind w:left="630" w:hanging="360"/>
      </w:pPr>
      <w:rPr>
        <w:rFonts w:ascii="Courier New" w:hAnsi="Courier New" w:cs="Courier New" w:hint="default"/>
      </w:rPr>
    </w:lvl>
    <w:lvl w:ilvl="2">
      <w:start w:val="1"/>
      <w:numFmt w:val="bullet"/>
      <w:lvlText w:val=""/>
      <w:lvlJc w:val="left"/>
      <w:pPr>
        <w:tabs>
          <w:tab w:val="num" w:pos="1350"/>
        </w:tabs>
        <w:ind w:left="1350" w:hanging="360"/>
      </w:pPr>
      <w:rPr>
        <w:rFonts w:ascii="Wingdings" w:hAnsi="Wingdings" w:hint="default"/>
      </w:rPr>
    </w:lvl>
    <w:lvl w:ilvl="3">
      <w:start w:val="1"/>
      <w:numFmt w:val="bullet"/>
      <w:lvlText w:val=""/>
      <w:lvlJc w:val="left"/>
      <w:pPr>
        <w:tabs>
          <w:tab w:val="num" w:pos="2070"/>
        </w:tabs>
        <w:ind w:left="2070" w:hanging="360"/>
      </w:pPr>
      <w:rPr>
        <w:rFonts w:ascii="Symbol" w:hAnsi="Symbol" w:hint="default"/>
      </w:rPr>
    </w:lvl>
    <w:lvl w:ilvl="4">
      <w:start w:val="1"/>
      <w:numFmt w:val="bullet"/>
      <w:lvlText w:val="o"/>
      <w:lvlJc w:val="left"/>
      <w:pPr>
        <w:tabs>
          <w:tab w:val="num" w:pos="2790"/>
        </w:tabs>
        <w:ind w:left="2790" w:hanging="360"/>
      </w:pPr>
      <w:rPr>
        <w:rFonts w:ascii="Courier New" w:hAnsi="Courier New" w:cs="Courier New" w:hint="default"/>
      </w:rPr>
    </w:lvl>
    <w:lvl w:ilvl="5">
      <w:start w:val="1"/>
      <w:numFmt w:val="bullet"/>
      <w:lvlText w:val=""/>
      <w:lvlJc w:val="left"/>
      <w:pPr>
        <w:tabs>
          <w:tab w:val="num" w:pos="3510"/>
        </w:tabs>
        <w:ind w:left="3510" w:hanging="360"/>
      </w:pPr>
      <w:rPr>
        <w:rFonts w:ascii="Wingdings" w:hAnsi="Wingdings" w:hint="default"/>
      </w:rPr>
    </w:lvl>
    <w:lvl w:ilvl="6">
      <w:start w:val="1"/>
      <w:numFmt w:val="bullet"/>
      <w:lvlText w:val=""/>
      <w:lvlJc w:val="left"/>
      <w:pPr>
        <w:tabs>
          <w:tab w:val="num" w:pos="4230"/>
        </w:tabs>
        <w:ind w:left="4230" w:hanging="360"/>
      </w:pPr>
      <w:rPr>
        <w:rFonts w:ascii="Symbol" w:hAnsi="Symbol" w:hint="default"/>
      </w:rPr>
    </w:lvl>
    <w:lvl w:ilvl="7">
      <w:start w:val="1"/>
      <w:numFmt w:val="bullet"/>
      <w:lvlText w:val="o"/>
      <w:lvlJc w:val="left"/>
      <w:pPr>
        <w:tabs>
          <w:tab w:val="num" w:pos="4950"/>
        </w:tabs>
        <w:ind w:left="4950" w:hanging="360"/>
      </w:pPr>
      <w:rPr>
        <w:rFonts w:ascii="Courier New" w:hAnsi="Courier New" w:cs="Courier New" w:hint="default"/>
      </w:rPr>
    </w:lvl>
    <w:lvl w:ilvl="8">
      <w:start w:val="1"/>
      <w:numFmt w:val="bullet"/>
      <w:lvlText w:val=""/>
      <w:lvlJc w:val="left"/>
      <w:pPr>
        <w:tabs>
          <w:tab w:val="num" w:pos="5670"/>
        </w:tabs>
        <w:ind w:left="5670" w:hanging="360"/>
      </w:pPr>
      <w:rPr>
        <w:rFonts w:ascii="Wingdings" w:hAnsi="Wingdings" w:hint="default"/>
      </w:rPr>
    </w:lvl>
  </w:abstractNum>
  <w:abstractNum w:abstractNumId="21" w15:restartNumberingAfterBreak="0">
    <w:nsid w:val="65EA1FDB"/>
    <w:multiLevelType w:val="multilevel"/>
    <w:tmpl w:val="65EA1FDB"/>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2" w15:restartNumberingAfterBreak="0">
    <w:nsid w:val="6B4B140F"/>
    <w:multiLevelType w:val="singleLevel"/>
    <w:tmpl w:val="6B4B140F"/>
    <w:lvl w:ilvl="0">
      <w:start w:val="1"/>
      <w:numFmt w:val="bullet"/>
      <w:lvlText w:val=""/>
      <w:lvlJc w:val="left"/>
      <w:pPr>
        <w:tabs>
          <w:tab w:val="num" w:pos="1260"/>
        </w:tabs>
        <w:ind w:left="1260" w:hanging="420"/>
      </w:pPr>
      <w:rPr>
        <w:rFonts w:ascii="Wingdings" w:hAnsi="Wingdings" w:hint="default"/>
      </w:rPr>
    </w:lvl>
  </w:abstractNum>
  <w:abstractNum w:abstractNumId="23" w15:restartNumberingAfterBreak="0">
    <w:nsid w:val="73E6135B"/>
    <w:multiLevelType w:val="multilevel"/>
    <w:tmpl w:val="73E6135B"/>
    <w:lvl w:ilvl="0">
      <w:start w:val="1"/>
      <w:numFmt w:val="bullet"/>
      <w:lvlText w:val="•"/>
      <w:lvlJc w:val="left"/>
      <w:pPr>
        <w:tabs>
          <w:tab w:val="num" w:pos="720"/>
        </w:tabs>
        <w:ind w:left="720" w:hanging="360"/>
      </w:pPr>
      <w:rPr>
        <w:rFonts w:ascii="Arial" w:hAnsi="Arial" w:hint="default"/>
        <w:b w:val="0"/>
        <w:bCs/>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4" w15:restartNumberingAfterBreak="0">
    <w:nsid w:val="771946E4"/>
    <w:multiLevelType w:val="multilevel"/>
    <w:tmpl w:val="771946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8E256BE"/>
    <w:multiLevelType w:val="multilevel"/>
    <w:tmpl w:val="78E256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9517A62"/>
    <w:multiLevelType w:val="multilevel"/>
    <w:tmpl w:val="79517A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A49035C"/>
    <w:multiLevelType w:val="multilevel"/>
    <w:tmpl w:val="7A49035C"/>
    <w:lvl w:ilvl="0">
      <w:start w:val="1"/>
      <w:numFmt w:val="decimal"/>
      <w:lvlText w:val="%1."/>
      <w:lvlJc w:val="left"/>
      <w:pPr>
        <w:ind w:left="2610" w:hanging="360"/>
      </w:pPr>
      <w:rPr>
        <w:rFonts w:hint="default"/>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28" w15:restartNumberingAfterBreak="0">
    <w:nsid w:val="7DC37BBE"/>
    <w:multiLevelType w:val="multilevel"/>
    <w:tmpl w:val="7DC37BBE"/>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9" w15:restartNumberingAfterBreak="0">
    <w:nsid w:val="7E1D6334"/>
    <w:multiLevelType w:val="multilevel"/>
    <w:tmpl w:val="7E1D6334"/>
    <w:lvl w:ilvl="0">
      <w:start w:val="1"/>
      <w:numFmt w:val="bullet"/>
      <w:lvlText w:val=""/>
      <w:lvlJc w:val="left"/>
      <w:pPr>
        <w:ind w:left="1571" w:hanging="360"/>
      </w:pPr>
      <w:rPr>
        <w:rFonts w:ascii="Symbol" w:hAnsi="Symbol" w:hint="default"/>
      </w:rPr>
    </w:lvl>
    <w:lvl w:ilvl="1">
      <w:start w:val="1"/>
      <w:numFmt w:val="bullet"/>
      <w:lvlText w:val=""/>
      <w:lvlJc w:val="left"/>
      <w:pPr>
        <w:ind w:left="2291" w:hanging="360"/>
      </w:pPr>
      <w:rPr>
        <w:rFonts w:ascii="Symbol" w:hAnsi="Symbol"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num w:numId="1" w16cid:durableId="827593161">
    <w:abstractNumId w:val="27"/>
  </w:num>
  <w:num w:numId="2" w16cid:durableId="2087996534">
    <w:abstractNumId w:val="15"/>
  </w:num>
  <w:num w:numId="3" w16cid:durableId="278613677">
    <w:abstractNumId w:val="25"/>
  </w:num>
  <w:num w:numId="4" w16cid:durableId="281958175">
    <w:abstractNumId w:val="28"/>
  </w:num>
  <w:num w:numId="5" w16cid:durableId="2076657339">
    <w:abstractNumId w:val="10"/>
  </w:num>
  <w:num w:numId="6" w16cid:durableId="707490977">
    <w:abstractNumId w:val="23"/>
  </w:num>
  <w:num w:numId="7" w16cid:durableId="230039670">
    <w:abstractNumId w:val="9"/>
  </w:num>
  <w:num w:numId="8" w16cid:durableId="1979915190">
    <w:abstractNumId w:val="8"/>
  </w:num>
  <w:num w:numId="9" w16cid:durableId="1558543336">
    <w:abstractNumId w:val="13"/>
  </w:num>
  <w:num w:numId="10" w16cid:durableId="1116867379">
    <w:abstractNumId w:val="21"/>
  </w:num>
  <w:num w:numId="11" w16cid:durableId="1486167404">
    <w:abstractNumId w:val="20"/>
  </w:num>
  <w:num w:numId="12" w16cid:durableId="2102947700">
    <w:abstractNumId w:val="2"/>
  </w:num>
  <w:num w:numId="13" w16cid:durableId="338428416">
    <w:abstractNumId w:val="22"/>
  </w:num>
  <w:num w:numId="14" w16cid:durableId="1988893124">
    <w:abstractNumId w:val="12"/>
  </w:num>
  <w:num w:numId="15" w16cid:durableId="818887010">
    <w:abstractNumId w:val="1"/>
  </w:num>
  <w:num w:numId="16" w16cid:durableId="774405187">
    <w:abstractNumId w:val="5"/>
  </w:num>
  <w:num w:numId="17" w16cid:durableId="1554804319">
    <w:abstractNumId w:val="14"/>
  </w:num>
  <w:num w:numId="18" w16cid:durableId="27531074">
    <w:abstractNumId w:val="4"/>
  </w:num>
  <w:num w:numId="19" w16cid:durableId="1829008058">
    <w:abstractNumId w:val="11"/>
  </w:num>
  <w:num w:numId="20" w16cid:durableId="213080066">
    <w:abstractNumId w:val="17"/>
  </w:num>
  <w:num w:numId="21" w16cid:durableId="440419390">
    <w:abstractNumId w:val="3"/>
  </w:num>
  <w:num w:numId="22" w16cid:durableId="1154251822">
    <w:abstractNumId w:val="29"/>
  </w:num>
  <w:num w:numId="23" w16cid:durableId="1087995191">
    <w:abstractNumId w:val="7"/>
  </w:num>
  <w:num w:numId="24" w16cid:durableId="177743065">
    <w:abstractNumId w:val="18"/>
  </w:num>
  <w:num w:numId="25" w16cid:durableId="1310402632">
    <w:abstractNumId w:val="24"/>
  </w:num>
  <w:num w:numId="26" w16cid:durableId="442576859">
    <w:abstractNumId w:val="6"/>
  </w:num>
  <w:num w:numId="27" w16cid:durableId="590503552">
    <w:abstractNumId w:val="19"/>
  </w:num>
  <w:num w:numId="28" w16cid:durableId="224537638">
    <w:abstractNumId w:val="16"/>
  </w:num>
  <w:num w:numId="29" w16cid:durableId="1698237980">
    <w:abstractNumId w:val="26"/>
  </w:num>
  <w:num w:numId="30" w16cid:durableId="205455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oNotTrackMoves/>
  <w:defaultTabStop w:val="720"/>
  <w:noPunctuationKerning/>
  <w:characterSpacingControl w:val="doNotCompress"/>
  <w:footnotePr>
    <w:footnote w:id="-1"/>
    <w:footnote w:id="0"/>
  </w:footnotePr>
  <w:endnotePr>
    <w:endnote w:id="-1"/>
    <w:endnote w:id="0"/>
  </w:endnotePr>
  <w:compat>
    <w:doNotLeaveBackslashAlone/>
    <w:doNotExpandShiftReturn/>
    <w:applyBreakingRu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0F09"/>
    <w:rsid w:val="00000EC6"/>
    <w:rsid w:val="00006A31"/>
    <w:rsid w:val="0001722E"/>
    <w:rsid w:val="00024064"/>
    <w:rsid w:val="0002428F"/>
    <w:rsid w:val="00036644"/>
    <w:rsid w:val="00046FAC"/>
    <w:rsid w:val="00061C4A"/>
    <w:rsid w:val="00063862"/>
    <w:rsid w:val="00083FCA"/>
    <w:rsid w:val="000910EA"/>
    <w:rsid w:val="00091605"/>
    <w:rsid w:val="000A44FB"/>
    <w:rsid w:val="000A620C"/>
    <w:rsid w:val="000B47EF"/>
    <w:rsid w:val="000D3429"/>
    <w:rsid w:val="000D6340"/>
    <w:rsid w:val="000E3561"/>
    <w:rsid w:val="000F2C64"/>
    <w:rsid w:val="000F5892"/>
    <w:rsid w:val="000F5F73"/>
    <w:rsid w:val="000F71D9"/>
    <w:rsid w:val="0010322E"/>
    <w:rsid w:val="00125273"/>
    <w:rsid w:val="001262FA"/>
    <w:rsid w:val="00132E4C"/>
    <w:rsid w:val="00140208"/>
    <w:rsid w:val="0014040F"/>
    <w:rsid w:val="001540FE"/>
    <w:rsid w:val="00165666"/>
    <w:rsid w:val="00176E6C"/>
    <w:rsid w:val="001818D2"/>
    <w:rsid w:val="00197945"/>
    <w:rsid w:val="001A2E44"/>
    <w:rsid w:val="001B2E1E"/>
    <w:rsid w:val="001B40C3"/>
    <w:rsid w:val="001D3367"/>
    <w:rsid w:val="001F3427"/>
    <w:rsid w:val="001F3B1A"/>
    <w:rsid w:val="00214D90"/>
    <w:rsid w:val="00227E01"/>
    <w:rsid w:val="00230F90"/>
    <w:rsid w:val="00231DB8"/>
    <w:rsid w:val="0023747F"/>
    <w:rsid w:val="00240EDB"/>
    <w:rsid w:val="00252088"/>
    <w:rsid w:val="00252C6D"/>
    <w:rsid w:val="00256738"/>
    <w:rsid w:val="00266D7C"/>
    <w:rsid w:val="002B33F2"/>
    <w:rsid w:val="002B419D"/>
    <w:rsid w:val="002B623A"/>
    <w:rsid w:val="002B7EBC"/>
    <w:rsid w:val="002C02A1"/>
    <w:rsid w:val="002C38DF"/>
    <w:rsid w:val="002D0C56"/>
    <w:rsid w:val="002D17F5"/>
    <w:rsid w:val="002F41C0"/>
    <w:rsid w:val="002F7951"/>
    <w:rsid w:val="003238A8"/>
    <w:rsid w:val="0032461D"/>
    <w:rsid w:val="003255E3"/>
    <w:rsid w:val="00335D88"/>
    <w:rsid w:val="00336091"/>
    <w:rsid w:val="00344456"/>
    <w:rsid w:val="00347ED6"/>
    <w:rsid w:val="00361339"/>
    <w:rsid w:val="003831F3"/>
    <w:rsid w:val="00394ACC"/>
    <w:rsid w:val="003951BD"/>
    <w:rsid w:val="003975AD"/>
    <w:rsid w:val="003A38C4"/>
    <w:rsid w:val="003B2ECF"/>
    <w:rsid w:val="003B3002"/>
    <w:rsid w:val="003B3AB2"/>
    <w:rsid w:val="003C1716"/>
    <w:rsid w:val="003C3CD3"/>
    <w:rsid w:val="003C6871"/>
    <w:rsid w:val="003E4A79"/>
    <w:rsid w:val="003E4DB3"/>
    <w:rsid w:val="003E5760"/>
    <w:rsid w:val="004059E1"/>
    <w:rsid w:val="00411EA9"/>
    <w:rsid w:val="00411EB9"/>
    <w:rsid w:val="0041424F"/>
    <w:rsid w:val="004145B4"/>
    <w:rsid w:val="004211AC"/>
    <w:rsid w:val="004227D0"/>
    <w:rsid w:val="0043516A"/>
    <w:rsid w:val="0043657A"/>
    <w:rsid w:val="00437A63"/>
    <w:rsid w:val="0044225F"/>
    <w:rsid w:val="00452055"/>
    <w:rsid w:val="00457287"/>
    <w:rsid w:val="00462126"/>
    <w:rsid w:val="004657A0"/>
    <w:rsid w:val="0047077C"/>
    <w:rsid w:val="00475405"/>
    <w:rsid w:val="004944A8"/>
    <w:rsid w:val="0049514A"/>
    <w:rsid w:val="00496375"/>
    <w:rsid w:val="004A277D"/>
    <w:rsid w:val="004A3FAD"/>
    <w:rsid w:val="004A68DA"/>
    <w:rsid w:val="004A7E03"/>
    <w:rsid w:val="004C3F95"/>
    <w:rsid w:val="004D1F10"/>
    <w:rsid w:val="004D3901"/>
    <w:rsid w:val="004F0EDC"/>
    <w:rsid w:val="004F68E7"/>
    <w:rsid w:val="00510F09"/>
    <w:rsid w:val="00517731"/>
    <w:rsid w:val="00550231"/>
    <w:rsid w:val="00572DA5"/>
    <w:rsid w:val="00572FFF"/>
    <w:rsid w:val="00594685"/>
    <w:rsid w:val="005A0A4C"/>
    <w:rsid w:val="005A10A6"/>
    <w:rsid w:val="005A39CD"/>
    <w:rsid w:val="005A53D1"/>
    <w:rsid w:val="005D1F7C"/>
    <w:rsid w:val="005E2C64"/>
    <w:rsid w:val="005E4EA3"/>
    <w:rsid w:val="005F46BD"/>
    <w:rsid w:val="005F4DBE"/>
    <w:rsid w:val="005F54B8"/>
    <w:rsid w:val="00606114"/>
    <w:rsid w:val="00613E88"/>
    <w:rsid w:val="00614879"/>
    <w:rsid w:val="0061557C"/>
    <w:rsid w:val="00616DA7"/>
    <w:rsid w:val="00620240"/>
    <w:rsid w:val="0063795C"/>
    <w:rsid w:val="00646F6D"/>
    <w:rsid w:val="00651840"/>
    <w:rsid w:val="006536FC"/>
    <w:rsid w:val="00667365"/>
    <w:rsid w:val="00680AED"/>
    <w:rsid w:val="0069205F"/>
    <w:rsid w:val="00695BCB"/>
    <w:rsid w:val="006A2CBB"/>
    <w:rsid w:val="006A3A24"/>
    <w:rsid w:val="006B212C"/>
    <w:rsid w:val="006B702D"/>
    <w:rsid w:val="006C1A3D"/>
    <w:rsid w:val="006E7423"/>
    <w:rsid w:val="006F37AE"/>
    <w:rsid w:val="00720243"/>
    <w:rsid w:val="00722452"/>
    <w:rsid w:val="0076238D"/>
    <w:rsid w:val="007668D2"/>
    <w:rsid w:val="007707DA"/>
    <w:rsid w:val="0077210F"/>
    <w:rsid w:val="00790A91"/>
    <w:rsid w:val="00797F7C"/>
    <w:rsid w:val="007A2BCD"/>
    <w:rsid w:val="007A549E"/>
    <w:rsid w:val="007C17EC"/>
    <w:rsid w:val="007C3A43"/>
    <w:rsid w:val="007C568E"/>
    <w:rsid w:val="007D0C57"/>
    <w:rsid w:val="007D7B16"/>
    <w:rsid w:val="008070A9"/>
    <w:rsid w:val="0082751A"/>
    <w:rsid w:val="008337F7"/>
    <w:rsid w:val="00837B47"/>
    <w:rsid w:val="00845F53"/>
    <w:rsid w:val="00846198"/>
    <w:rsid w:val="00862727"/>
    <w:rsid w:val="00863C90"/>
    <w:rsid w:val="00865A7D"/>
    <w:rsid w:val="0086698E"/>
    <w:rsid w:val="00877057"/>
    <w:rsid w:val="008837AF"/>
    <w:rsid w:val="00891BB5"/>
    <w:rsid w:val="008936FC"/>
    <w:rsid w:val="008B289E"/>
    <w:rsid w:val="008E2BD0"/>
    <w:rsid w:val="008E52EC"/>
    <w:rsid w:val="008F5248"/>
    <w:rsid w:val="008F5F9B"/>
    <w:rsid w:val="008F6D3C"/>
    <w:rsid w:val="009165E1"/>
    <w:rsid w:val="009377CC"/>
    <w:rsid w:val="00937C5C"/>
    <w:rsid w:val="00945CCD"/>
    <w:rsid w:val="0096036A"/>
    <w:rsid w:val="00970C0F"/>
    <w:rsid w:val="009744D0"/>
    <w:rsid w:val="0097732C"/>
    <w:rsid w:val="00977D19"/>
    <w:rsid w:val="0098041E"/>
    <w:rsid w:val="00980EFC"/>
    <w:rsid w:val="0098251F"/>
    <w:rsid w:val="009946FD"/>
    <w:rsid w:val="00995EFC"/>
    <w:rsid w:val="009A2324"/>
    <w:rsid w:val="009B1016"/>
    <w:rsid w:val="009B420A"/>
    <w:rsid w:val="009B441A"/>
    <w:rsid w:val="009C1842"/>
    <w:rsid w:val="009C6322"/>
    <w:rsid w:val="009C6451"/>
    <w:rsid w:val="009D2B73"/>
    <w:rsid w:val="009F4CAA"/>
    <w:rsid w:val="009F57A1"/>
    <w:rsid w:val="00A00225"/>
    <w:rsid w:val="00A04320"/>
    <w:rsid w:val="00A14601"/>
    <w:rsid w:val="00A16DF5"/>
    <w:rsid w:val="00A17A21"/>
    <w:rsid w:val="00A305CB"/>
    <w:rsid w:val="00A35AC8"/>
    <w:rsid w:val="00A55F52"/>
    <w:rsid w:val="00A749F3"/>
    <w:rsid w:val="00A86DCE"/>
    <w:rsid w:val="00A90B2D"/>
    <w:rsid w:val="00A97C87"/>
    <w:rsid w:val="00AA7C36"/>
    <w:rsid w:val="00AB32A7"/>
    <w:rsid w:val="00AB7A5A"/>
    <w:rsid w:val="00AC6A0D"/>
    <w:rsid w:val="00AD1E4B"/>
    <w:rsid w:val="00AD6D31"/>
    <w:rsid w:val="00B034CA"/>
    <w:rsid w:val="00B07F89"/>
    <w:rsid w:val="00B207CF"/>
    <w:rsid w:val="00B23430"/>
    <w:rsid w:val="00B23CF3"/>
    <w:rsid w:val="00B27174"/>
    <w:rsid w:val="00B304F2"/>
    <w:rsid w:val="00B32E41"/>
    <w:rsid w:val="00B35791"/>
    <w:rsid w:val="00B50B81"/>
    <w:rsid w:val="00B701E6"/>
    <w:rsid w:val="00B80B17"/>
    <w:rsid w:val="00B8287D"/>
    <w:rsid w:val="00B83EEA"/>
    <w:rsid w:val="00B94547"/>
    <w:rsid w:val="00BA4AAA"/>
    <w:rsid w:val="00BB1ACB"/>
    <w:rsid w:val="00BB4753"/>
    <w:rsid w:val="00BB67C8"/>
    <w:rsid w:val="00BC3657"/>
    <w:rsid w:val="00BC3FB0"/>
    <w:rsid w:val="00BD14D3"/>
    <w:rsid w:val="00BD4936"/>
    <w:rsid w:val="00BE7E00"/>
    <w:rsid w:val="00BF41DE"/>
    <w:rsid w:val="00BF439F"/>
    <w:rsid w:val="00BF70E1"/>
    <w:rsid w:val="00C00B63"/>
    <w:rsid w:val="00C24FE1"/>
    <w:rsid w:val="00C25214"/>
    <w:rsid w:val="00C30AAF"/>
    <w:rsid w:val="00C40DC3"/>
    <w:rsid w:val="00C43FF1"/>
    <w:rsid w:val="00C46C93"/>
    <w:rsid w:val="00CC2656"/>
    <w:rsid w:val="00CC4305"/>
    <w:rsid w:val="00CE2EB8"/>
    <w:rsid w:val="00CE6126"/>
    <w:rsid w:val="00D02051"/>
    <w:rsid w:val="00D41354"/>
    <w:rsid w:val="00D46288"/>
    <w:rsid w:val="00D554D8"/>
    <w:rsid w:val="00D63D30"/>
    <w:rsid w:val="00D646ED"/>
    <w:rsid w:val="00DA47CE"/>
    <w:rsid w:val="00DB65D5"/>
    <w:rsid w:val="00DC4187"/>
    <w:rsid w:val="00DC6B39"/>
    <w:rsid w:val="00DD2DB7"/>
    <w:rsid w:val="00DD2F0B"/>
    <w:rsid w:val="00DD6560"/>
    <w:rsid w:val="00DD7CCF"/>
    <w:rsid w:val="00DE72F9"/>
    <w:rsid w:val="00DF1E55"/>
    <w:rsid w:val="00E03A98"/>
    <w:rsid w:val="00E330DE"/>
    <w:rsid w:val="00E73661"/>
    <w:rsid w:val="00EA54B5"/>
    <w:rsid w:val="00EB5995"/>
    <w:rsid w:val="00EC49FD"/>
    <w:rsid w:val="00EF50CD"/>
    <w:rsid w:val="00EF733C"/>
    <w:rsid w:val="00F024A6"/>
    <w:rsid w:val="00F0597D"/>
    <w:rsid w:val="00F118D3"/>
    <w:rsid w:val="00F24B7A"/>
    <w:rsid w:val="00F25E81"/>
    <w:rsid w:val="00F27062"/>
    <w:rsid w:val="00F35AB1"/>
    <w:rsid w:val="00F43D21"/>
    <w:rsid w:val="00F50998"/>
    <w:rsid w:val="00F60C8F"/>
    <w:rsid w:val="00F6174A"/>
    <w:rsid w:val="00F7046D"/>
    <w:rsid w:val="00F73504"/>
    <w:rsid w:val="00F74442"/>
    <w:rsid w:val="00F8023C"/>
    <w:rsid w:val="00F81E08"/>
    <w:rsid w:val="00F830BE"/>
    <w:rsid w:val="00F96EBA"/>
    <w:rsid w:val="00FB3CD7"/>
    <w:rsid w:val="00FB7288"/>
    <w:rsid w:val="06A87EB6"/>
    <w:rsid w:val="0F127EF0"/>
    <w:rsid w:val="0F18503E"/>
    <w:rsid w:val="11511807"/>
    <w:rsid w:val="14A84DD7"/>
    <w:rsid w:val="15C44A7C"/>
    <w:rsid w:val="18C01633"/>
    <w:rsid w:val="18CD0E21"/>
    <w:rsid w:val="1A3566CA"/>
    <w:rsid w:val="1CAA0A5B"/>
    <w:rsid w:val="1FA32787"/>
    <w:rsid w:val="20625E92"/>
    <w:rsid w:val="2158678B"/>
    <w:rsid w:val="21837235"/>
    <w:rsid w:val="21CB1EFE"/>
    <w:rsid w:val="26250900"/>
    <w:rsid w:val="2DF05EA3"/>
    <w:rsid w:val="2E441805"/>
    <w:rsid w:val="2E857C50"/>
    <w:rsid w:val="324F5C57"/>
    <w:rsid w:val="3273282D"/>
    <w:rsid w:val="32784792"/>
    <w:rsid w:val="3CDF336B"/>
    <w:rsid w:val="427C62B7"/>
    <w:rsid w:val="45692252"/>
    <w:rsid w:val="479A3EA8"/>
    <w:rsid w:val="4A5B45EE"/>
    <w:rsid w:val="4F437DD1"/>
    <w:rsid w:val="5222F774"/>
    <w:rsid w:val="56B25ABD"/>
    <w:rsid w:val="59B229FB"/>
    <w:rsid w:val="5F2E6734"/>
    <w:rsid w:val="6026549A"/>
    <w:rsid w:val="63C13551"/>
    <w:rsid w:val="689037E4"/>
    <w:rsid w:val="691B0428"/>
    <w:rsid w:val="6A306848"/>
    <w:rsid w:val="6B515EE5"/>
    <w:rsid w:val="6C43172A"/>
    <w:rsid w:val="6CCC3C0D"/>
    <w:rsid w:val="6F4329BC"/>
    <w:rsid w:val="6FAD32A3"/>
    <w:rsid w:val="72A66A20"/>
    <w:rsid w:val="739E43B0"/>
    <w:rsid w:val="76700045"/>
    <w:rsid w:val="7CAE5341"/>
    <w:rsid w:val="7E1A2770"/>
    <w:rsid w:val="7E6D7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fillcolor="white">
      <v:fill color="white"/>
    </o:shapedefaults>
    <o:shapelayout v:ext="edit">
      <o:idmap v:ext="edit" data="1"/>
    </o:shapelayout>
  </w:shapeDefaults>
  <w:decimalSymbol w:val="."/>
  <w:listSeparator w:val=","/>
  <w14:docId w14:val="17FAF258"/>
  <w15:chartTrackingRefBased/>
  <w15:docId w15:val="{225CC54B-6ECD-4341-8BA3-93CE6D650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uiPriority="0" w:unhideWhenUsed="1" w:qFormat="1"/>
    <w:lsdException w:name="Body Text Indent 3" w:uiPriority="0"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uiPriority="0" w:qFormat="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rPr>
  </w:style>
  <w:style w:type="paragraph" w:styleId="Heading1">
    <w:name w:val="heading 1"/>
    <w:basedOn w:val="Normal"/>
    <w:next w:val="Normal"/>
    <w:link w:val="Heading1Char"/>
    <w:qFormat/>
    <w:pPr>
      <w:keepNext/>
      <w:keepLines/>
      <w:spacing w:before="480" w:after="0"/>
      <w:outlineLvl w:val="0"/>
    </w:pPr>
    <w:rPr>
      <w:rFonts w:ascii="Cambria" w:eastAsia="SimSun" w:hAnsi="Cambria"/>
      <w:b/>
      <w:bCs/>
      <w:color w:val="366091"/>
      <w:sz w:val="28"/>
      <w:szCs w:val="28"/>
    </w:rPr>
  </w:style>
  <w:style w:type="paragraph" w:styleId="Heading2">
    <w:name w:val="heading 2"/>
    <w:basedOn w:val="Normal"/>
    <w:next w:val="Normal"/>
    <w:link w:val="Heading2Char"/>
    <w:qFormat/>
    <w:pPr>
      <w:keepNext/>
      <w:keepLines/>
      <w:spacing w:before="200" w:after="0"/>
      <w:outlineLvl w:val="1"/>
    </w:pPr>
    <w:rPr>
      <w:rFonts w:ascii="Cambria" w:eastAsia="SimSun" w:hAnsi="Cambria"/>
      <w:b/>
      <w:bCs/>
      <w:color w:val="4F81BD"/>
      <w:sz w:val="26"/>
      <w:szCs w:val="26"/>
      <w:lang w:val="en-GB"/>
    </w:rPr>
  </w:style>
  <w:style w:type="paragraph" w:styleId="Heading3">
    <w:name w:val="heading 3"/>
    <w:basedOn w:val="Normal"/>
    <w:next w:val="Normal"/>
    <w:link w:val="Heading3Char"/>
    <w:qFormat/>
    <w:pPr>
      <w:keepNext/>
      <w:keepLines/>
      <w:spacing w:before="200" w:after="0"/>
      <w:outlineLvl w:val="2"/>
    </w:pPr>
    <w:rPr>
      <w:rFonts w:ascii="Cambria" w:eastAsia="SimSun" w:hAnsi="Cambria"/>
      <w:b/>
      <w:bCs/>
      <w:color w:val="4F81BD"/>
    </w:rPr>
  </w:style>
  <w:style w:type="paragraph" w:styleId="Heading4">
    <w:name w:val="heading 4"/>
    <w:basedOn w:val="Normal"/>
    <w:next w:val="Normal"/>
    <w:link w:val="Heading4Char"/>
    <w:qFormat/>
    <w:pPr>
      <w:keepNext/>
      <w:keepLines/>
      <w:spacing w:before="200" w:after="0"/>
      <w:outlineLvl w:val="3"/>
    </w:pPr>
    <w:rPr>
      <w:rFonts w:ascii="Cambria" w:eastAsia="SimSun" w:hAnsi="Cambria"/>
      <w:b/>
      <w:bCs/>
      <w:i/>
      <w:iCs/>
      <w:color w:val="4F81BD"/>
    </w:rPr>
  </w:style>
  <w:style w:type="paragraph" w:styleId="Heading5">
    <w:name w:val="heading 5"/>
    <w:basedOn w:val="Normal"/>
    <w:next w:val="Normal"/>
    <w:link w:val="Heading5Char"/>
    <w:qFormat/>
    <w:pPr>
      <w:keepNext/>
      <w:keepLines/>
      <w:spacing w:before="200" w:after="0"/>
      <w:outlineLvl w:val="4"/>
    </w:pPr>
    <w:rPr>
      <w:rFonts w:ascii="Cambria" w:eastAsia="SimSun" w:hAnsi="Cambria"/>
      <w:color w:val="244061"/>
      <w:lang w:val="en-GB"/>
    </w:rPr>
  </w:style>
  <w:style w:type="paragraph" w:styleId="Heading6">
    <w:name w:val="heading 6"/>
    <w:basedOn w:val="Normal"/>
    <w:next w:val="Normal"/>
    <w:link w:val="Heading6Char"/>
    <w:qFormat/>
    <w:pPr>
      <w:keepNext/>
      <w:keepLines/>
      <w:spacing w:before="200" w:after="0"/>
      <w:outlineLvl w:val="5"/>
    </w:pPr>
    <w:rPr>
      <w:rFonts w:ascii="Cambria" w:eastAsia="SimSun" w:hAnsi="Cambria"/>
      <w:i/>
      <w:iCs/>
      <w:color w:val="244061"/>
      <w:lang w:val="en-GB"/>
    </w:rPr>
  </w:style>
  <w:style w:type="paragraph" w:styleId="Heading7">
    <w:name w:val="heading 7"/>
    <w:basedOn w:val="Normal"/>
    <w:next w:val="Normal"/>
    <w:link w:val="Heading7Char"/>
    <w:qFormat/>
    <w:pPr>
      <w:keepNext/>
      <w:keepLines/>
      <w:spacing w:before="200" w:after="0"/>
      <w:outlineLvl w:val="6"/>
    </w:pPr>
    <w:rPr>
      <w:rFonts w:ascii="Cambria" w:eastAsia="SimSun" w:hAnsi="Cambria"/>
      <w:i/>
      <w:iCs/>
      <w:color w:val="3F3F3F"/>
      <w:lang w:val="en-GB"/>
    </w:rPr>
  </w:style>
  <w:style w:type="paragraph" w:styleId="Heading8">
    <w:name w:val="heading 8"/>
    <w:basedOn w:val="Normal"/>
    <w:next w:val="Normal"/>
    <w:link w:val="Heading8Char"/>
    <w:qFormat/>
    <w:pPr>
      <w:keepNext/>
      <w:keepLines/>
      <w:spacing w:before="200" w:after="0"/>
      <w:outlineLvl w:val="7"/>
    </w:pPr>
    <w:rPr>
      <w:rFonts w:ascii="Cambria" w:eastAsia="SimSun" w:hAnsi="Cambria"/>
      <w:color w:val="3F3F3F"/>
      <w:sz w:val="20"/>
      <w:szCs w:val="20"/>
      <w:lang w:val="en-GB"/>
    </w:rPr>
  </w:style>
  <w:style w:type="paragraph" w:styleId="Heading9">
    <w:name w:val="heading 9"/>
    <w:basedOn w:val="Normal"/>
    <w:next w:val="Normal"/>
    <w:link w:val="Heading9Char"/>
    <w:qFormat/>
    <w:pPr>
      <w:keepNext/>
      <w:keepLines/>
      <w:spacing w:before="200" w:after="0"/>
      <w:outlineLvl w:val="8"/>
    </w:pPr>
    <w:rPr>
      <w:rFonts w:ascii="Cambria" w:eastAsia="SimSun" w:hAnsi="Cambria"/>
      <w:i/>
      <w:iCs/>
      <w:color w:val="3F3F3F"/>
      <w:sz w:val="20"/>
      <w:szCs w:val="20"/>
      <w:lang w:val="en-GB"/>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Cambria" w:eastAsia="SimSun" w:hAnsi="Cambria" w:cs="Times New Roman"/>
      <w:b/>
      <w:bCs/>
      <w:color w:val="366091"/>
      <w:sz w:val="28"/>
      <w:szCs w:val="28"/>
    </w:rPr>
  </w:style>
  <w:style w:type="character" w:customStyle="1" w:styleId="Heading2Char">
    <w:name w:val="Heading 2 Char"/>
    <w:link w:val="Heading2"/>
    <w:qFormat/>
    <w:rPr>
      <w:rFonts w:ascii="Cambria" w:eastAsia="SimSun" w:hAnsi="Cambria" w:cs="Times New Roman"/>
      <w:b/>
      <w:bCs/>
      <w:color w:val="4F81BD"/>
      <w:sz w:val="26"/>
      <w:szCs w:val="26"/>
      <w:lang w:val="en-GB"/>
    </w:rPr>
  </w:style>
  <w:style w:type="character" w:customStyle="1" w:styleId="Heading3Char">
    <w:name w:val="Heading 3 Char"/>
    <w:link w:val="Heading3"/>
    <w:qFormat/>
    <w:rPr>
      <w:rFonts w:ascii="Cambria" w:eastAsia="SimSun" w:hAnsi="Cambria" w:cs="Times New Roman"/>
      <w:b/>
      <w:bCs/>
      <w:color w:val="4F81BD"/>
    </w:rPr>
  </w:style>
  <w:style w:type="character" w:customStyle="1" w:styleId="Heading4Char">
    <w:name w:val="Heading 4 Char"/>
    <w:link w:val="Heading4"/>
    <w:qFormat/>
    <w:rPr>
      <w:rFonts w:ascii="Cambria" w:eastAsia="SimSun" w:hAnsi="Cambria" w:cs="Times New Roman"/>
      <w:b/>
      <w:bCs/>
      <w:i/>
      <w:iCs/>
      <w:color w:val="4F81BD"/>
    </w:rPr>
  </w:style>
  <w:style w:type="character" w:customStyle="1" w:styleId="Heading5Char">
    <w:name w:val="Heading 5 Char"/>
    <w:link w:val="Heading5"/>
    <w:qFormat/>
    <w:rPr>
      <w:rFonts w:ascii="Cambria" w:eastAsia="SimSun" w:hAnsi="Cambria" w:cs="Times New Roman"/>
      <w:color w:val="244061"/>
      <w:lang w:val="en-GB"/>
    </w:rPr>
  </w:style>
  <w:style w:type="character" w:customStyle="1" w:styleId="Heading6Char">
    <w:name w:val="Heading 6 Char"/>
    <w:link w:val="Heading6"/>
    <w:qFormat/>
    <w:rPr>
      <w:rFonts w:ascii="Cambria" w:eastAsia="SimSun" w:hAnsi="Cambria" w:cs="Times New Roman"/>
      <w:i/>
      <w:iCs/>
      <w:color w:val="244061"/>
      <w:lang w:val="en-GB"/>
    </w:rPr>
  </w:style>
  <w:style w:type="character" w:customStyle="1" w:styleId="Heading7Char">
    <w:name w:val="Heading 7 Char"/>
    <w:link w:val="Heading7"/>
    <w:qFormat/>
    <w:rPr>
      <w:rFonts w:ascii="Cambria" w:eastAsia="SimSun" w:hAnsi="Cambria" w:cs="Times New Roman"/>
      <w:i/>
      <w:iCs/>
      <w:color w:val="3F3F3F"/>
      <w:lang w:val="en-GB"/>
    </w:rPr>
  </w:style>
  <w:style w:type="character" w:customStyle="1" w:styleId="Heading8Char">
    <w:name w:val="Heading 8 Char"/>
    <w:link w:val="Heading8"/>
    <w:semiHidden/>
    <w:qFormat/>
    <w:rPr>
      <w:rFonts w:ascii="Cambria" w:eastAsia="SimSun" w:hAnsi="Cambria" w:cs="Times New Roman"/>
      <w:color w:val="3F3F3F"/>
      <w:sz w:val="20"/>
      <w:szCs w:val="20"/>
      <w:lang w:val="en-GB"/>
    </w:rPr>
  </w:style>
  <w:style w:type="character" w:customStyle="1" w:styleId="Heading9Char">
    <w:name w:val="Heading 9 Char"/>
    <w:link w:val="Heading9"/>
    <w:semiHidden/>
    <w:qFormat/>
    <w:rPr>
      <w:rFonts w:ascii="Cambria" w:eastAsia="SimSun" w:hAnsi="Cambria" w:cs="Times New Roman"/>
      <w:i/>
      <w:iCs/>
      <w:color w:val="3F3F3F"/>
      <w:sz w:val="20"/>
      <w:szCs w:val="20"/>
      <w:lang w:val="en-GB"/>
    </w:rPr>
  </w:style>
  <w:style w:type="paragraph" w:styleId="BalloonText">
    <w:name w:val="Balloon Text"/>
    <w:basedOn w:val="Normal"/>
    <w:link w:val="BalloonTextChar"/>
    <w:unhideWhenUsed/>
    <w:qFormat/>
    <w:pPr>
      <w:spacing w:after="0" w:line="240" w:lineRule="auto"/>
    </w:pPr>
    <w:rPr>
      <w:rFonts w:ascii="Tahoma" w:hAnsi="Tahoma" w:cs="Tahoma"/>
      <w:sz w:val="16"/>
      <w:szCs w:val="16"/>
    </w:rPr>
  </w:style>
  <w:style w:type="character" w:customStyle="1" w:styleId="BalloonTextChar">
    <w:name w:val="Balloon Text Char"/>
    <w:link w:val="BalloonText"/>
    <w:semiHidden/>
    <w:qFormat/>
    <w:rPr>
      <w:rFonts w:ascii="Tahoma" w:hAnsi="Tahoma" w:cs="Tahoma"/>
      <w:sz w:val="16"/>
      <w:szCs w:val="16"/>
    </w:rPr>
  </w:style>
  <w:style w:type="paragraph" w:styleId="BodyText">
    <w:name w:val="Body Text"/>
    <w:basedOn w:val="Normal"/>
    <w:link w:val="BodyTextChar"/>
    <w:uiPriority w:val="99"/>
    <w:unhideWhenUsed/>
    <w:qFormat/>
    <w:pPr>
      <w:spacing w:after="120"/>
    </w:pPr>
    <w:rPr>
      <w:lang w:val="en-GB"/>
    </w:rPr>
  </w:style>
  <w:style w:type="character" w:customStyle="1" w:styleId="BodyTextChar">
    <w:name w:val="Body Text Char"/>
    <w:link w:val="BodyText"/>
    <w:uiPriority w:val="99"/>
    <w:qFormat/>
    <w:rPr>
      <w:lang w:val="en-GB"/>
    </w:rPr>
  </w:style>
  <w:style w:type="paragraph" w:styleId="BodyTextIndent">
    <w:name w:val="Body Text Indent"/>
    <w:basedOn w:val="Normal"/>
    <w:link w:val="BodyTextIndentChar"/>
    <w:unhideWhenUsed/>
    <w:qFormat/>
    <w:pPr>
      <w:spacing w:after="120"/>
      <w:ind w:left="283"/>
    </w:pPr>
    <w:rPr>
      <w:lang w:val="en-GB"/>
    </w:rPr>
  </w:style>
  <w:style w:type="character" w:customStyle="1" w:styleId="BodyTextIndentChar">
    <w:name w:val="Body Text Indent Char"/>
    <w:link w:val="BodyTextIndent"/>
    <w:qFormat/>
    <w:rPr>
      <w:lang w:val="en-GB"/>
    </w:rPr>
  </w:style>
  <w:style w:type="paragraph" w:styleId="BodyTextFirstIndent2">
    <w:name w:val="Body Text First Indent 2"/>
    <w:basedOn w:val="BodyTextIndent"/>
    <w:link w:val="BodyTextFirstIndent2Char"/>
    <w:uiPriority w:val="99"/>
    <w:unhideWhenUsed/>
    <w:qFormat/>
    <w:pPr>
      <w:spacing w:after="200"/>
      <w:ind w:left="360" w:firstLine="360"/>
    </w:pPr>
  </w:style>
  <w:style w:type="character" w:customStyle="1" w:styleId="BodyTextFirstIndent2Char">
    <w:name w:val="Body Text First Indent 2 Char"/>
    <w:link w:val="BodyTextFirstIndent2"/>
    <w:uiPriority w:val="99"/>
    <w:qFormat/>
    <w:rPr>
      <w:lang w:val="en-GB"/>
    </w:rPr>
  </w:style>
  <w:style w:type="paragraph" w:styleId="BodyTextIndent2">
    <w:name w:val="Body Text Indent 2"/>
    <w:basedOn w:val="Normal"/>
    <w:link w:val="BodyTextIndent2Char"/>
    <w:unhideWhenUsed/>
    <w:qFormat/>
    <w:pPr>
      <w:spacing w:after="120" w:line="480" w:lineRule="auto"/>
      <w:ind w:left="360"/>
    </w:pPr>
    <w:rPr>
      <w:lang w:val="en-GB"/>
    </w:rPr>
  </w:style>
  <w:style w:type="character" w:customStyle="1" w:styleId="BodyTextIndent2Char">
    <w:name w:val="Body Text Indent 2 Char"/>
    <w:link w:val="BodyTextIndent2"/>
    <w:qFormat/>
    <w:rPr>
      <w:lang w:val="en-GB"/>
    </w:rPr>
  </w:style>
  <w:style w:type="paragraph" w:styleId="BodyTextIndent3">
    <w:name w:val="Body Text Indent 3"/>
    <w:basedOn w:val="Normal"/>
    <w:link w:val="BodyTextIndent3Char"/>
    <w:unhideWhenUsed/>
    <w:qFormat/>
    <w:pPr>
      <w:spacing w:after="120" w:line="240" w:lineRule="auto"/>
      <w:ind w:left="360"/>
    </w:pPr>
    <w:rPr>
      <w:rFonts w:ascii="Times New Roman" w:eastAsia="Times New Roman" w:hAnsi="Times New Roman"/>
      <w:sz w:val="16"/>
      <w:szCs w:val="16"/>
      <w:lang w:val="en-GB"/>
    </w:rPr>
  </w:style>
  <w:style w:type="character" w:customStyle="1" w:styleId="BodyTextIndent3Char">
    <w:name w:val="Body Text Indent 3 Char"/>
    <w:link w:val="BodyTextIndent3"/>
    <w:qFormat/>
    <w:rPr>
      <w:rFonts w:ascii="Times New Roman" w:eastAsia="Times New Roman" w:hAnsi="Times New Roman" w:cs="Times New Roman"/>
      <w:sz w:val="16"/>
      <w:szCs w:val="16"/>
      <w:lang w:val="en-GB"/>
    </w:rPr>
  </w:style>
  <w:style w:type="paragraph" w:styleId="Caption">
    <w:name w:val="caption"/>
    <w:basedOn w:val="Normal"/>
    <w:next w:val="Normal"/>
    <w:uiPriority w:val="35"/>
    <w:qFormat/>
    <w:pPr>
      <w:spacing w:line="240" w:lineRule="auto"/>
    </w:pPr>
    <w:rPr>
      <w:b/>
      <w:bCs/>
      <w:color w:val="4F81BD"/>
      <w:sz w:val="18"/>
      <w:szCs w:val="18"/>
      <w:lang w:val="en-GB"/>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lang w:val="en-GB"/>
    </w:rPr>
  </w:style>
  <w:style w:type="character" w:customStyle="1" w:styleId="CommentTextChar">
    <w:name w:val="Comment Text Char"/>
    <w:link w:val="CommentText"/>
    <w:uiPriority w:val="99"/>
    <w:semiHidden/>
    <w:qFormat/>
    <w:rPr>
      <w:sz w:val="20"/>
      <w:szCs w:val="20"/>
      <w:lang w:val="en-GB"/>
    </w:rPr>
  </w:style>
  <w:style w:type="paragraph" w:styleId="CommentSubject">
    <w:name w:val="annotation subject"/>
    <w:basedOn w:val="CommentText"/>
    <w:next w:val="CommentText"/>
    <w:link w:val="CommentSubjectChar"/>
    <w:uiPriority w:val="99"/>
    <w:unhideWhenUsed/>
    <w:qFormat/>
    <w:rPr>
      <w:b/>
      <w:bCs/>
    </w:rPr>
  </w:style>
  <w:style w:type="character" w:customStyle="1" w:styleId="CommentSubjectChar">
    <w:name w:val="Comment Subject Char"/>
    <w:link w:val="CommentSubject"/>
    <w:uiPriority w:val="99"/>
    <w:semiHidden/>
    <w:qFormat/>
    <w:rPr>
      <w:b/>
      <w:bCs/>
      <w:sz w:val="20"/>
      <w:szCs w:val="20"/>
      <w:lang w:val="en-GB"/>
    </w:rPr>
  </w:style>
  <w:style w:type="paragraph" w:styleId="DocumentMap">
    <w:name w:val="Document Map"/>
    <w:basedOn w:val="Normal"/>
    <w:link w:val="DocumentMapChar"/>
    <w:uiPriority w:val="99"/>
    <w:unhideWhenUsed/>
    <w:qFormat/>
    <w:pPr>
      <w:spacing w:after="0" w:line="240" w:lineRule="auto"/>
    </w:pPr>
    <w:rPr>
      <w:rFonts w:ascii="Tahoma" w:eastAsia="Times New Roman" w:hAnsi="Tahoma" w:cs="Tahoma"/>
      <w:sz w:val="16"/>
      <w:szCs w:val="16"/>
      <w:lang w:val="en-GB" w:eastAsia="en-GB"/>
    </w:rPr>
  </w:style>
  <w:style w:type="character" w:customStyle="1" w:styleId="DocumentMapChar">
    <w:name w:val="Document Map Char"/>
    <w:link w:val="DocumentMap"/>
    <w:uiPriority w:val="99"/>
    <w:semiHidden/>
    <w:qFormat/>
    <w:rPr>
      <w:rFonts w:ascii="Tahoma" w:eastAsia="Times New Roman" w:hAnsi="Tahoma" w:cs="Tahoma"/>
      <w:sz w:val="16"/>
      <w:szCs w:val="16"/>
      <w:lang w:val="en-GB" w:eastAsia="en-GB"/>
    </w:rPr>
  </w:style>
  <w:style w:type="character" w:styleId="FollowedHyperlink">
    <w:name w:val="FollowedHyperlink"/>
    <w:uiPriority w:val="99"/>
    <w:unhideWhenUsed/>
    <w:qFormat/>
    <w:rPr>
      <w:color w:val="800080"/>
      <w:u w:val="single"/>
    </w:rPr>
  </w:style>
  <w:style w:type="paragraph" w:styleId="Footer">
    <w:name w:val="footer"/>
    <w:basedOn w:val="Normal"/>
    <w:link w:val="FooterChar"/>
    <w:unhideWhenUsed/>
    <w:qFormat/>
    <w:pPr>
      <w:tabs>
        <w:tab w:val="center" w:pos="4680"/>
        <w:tab w:val="right" w:pos="9360"/>
      </w:tabs>
      <w:spacing w:after="0" w:line="240" w:lineRule="auto"/>
    </w:pPr>
  </w:style>
  <w:style w:type="character" w:customStyle="1" w:styleId="FooterChar">
    <w:name w:val="Footer Char"/>
    <w:link w:val="Footer"/>
    <w:qFormat/>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link w:val="Header"/>
    <w:uiPriority w:val="99"/>
    <w:qFormat/>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SimSun" w:hAnsi="Times New Roman"/>
      <w:sz w:val="24"/>
      <w:szCs w:val="24"/>
      <w:lang w:val="en-GB" w:eastAsia="en-GB"/>
    </w:rPr>
  </w:style>
  <w:style w:type="character" w:styleId="PageNumber">
    <w:name w:val="page number"/>
    <w:qFormat/>
  </w:style>
  <w:style w:type="character" w:styleId="Strong">
    <w:name w:val="Strong"/>
    <w:uiPriority w:val="22"/>
    <w:qFormat/>
    <w:rPr>
      <w:rFonts w:ascii="Times New Roman" w:hAnsi="Times New Roman"/>
      <w:b/>
      <w:bCs/>
      <w:spacing w:val="0"/>
      <w:sz w:val="28"/>
    </w:rPr>
  </w:style>
  <w:style w:type="paragraph" w:styleId="Subtitle">
    <w:name w:val="Subtitle"/>
    <w:basedOn w:val="Normal"/>
    <w:next w:val="Normal"/>
    <w:link w:val="SubtitleChar"/>
    <w:uiPriority w:val="11"/>
    <w:qFormat/>
    <w:rPr>
      <w:rFonts w:ascii="Cambria" w:eastAsia="SimSun" w:hAnsi="Cambria"/>
      <w:i/>
      <w:iCs/>
      <w:color w:val="4F81BD"/>
      <w:spacing w:val="15"/>
      <w:sz w:val="24"/>
      <w:szCs w:val="24"/>
      <w:lang w:eastAsia="ja-JP"/>
    </w:rPr>
  </w:style>
  <w:style w:type="character" w:customStyle="1" w:styleId="SubtitleChar">
    <w:name w:val="Subtitle Char"/>
    <w:link w:val="Subtitle"/>
    <w:uiPriority w:val="11"/>
    <w:qFormat/>
    <w:rPr>
      <w:rFonts w:ascii="Cambria" w:eastAsia="SimSun" w:hAnsi="Cambria" w:cs="Times New Roman"/>
      <w:i/>
      <w:iCs/>
      <w:color w:val="4F81BD"/>
      <w:spacing w:val="15"/>
      <w:sz w:val="24"/>
      <w:szCs w:val="24"/>
      <w:lang w:eastAsia="ja-JP"/>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3">
    <w:name w:val="Table Grid 3"/>
    <w:basedOn w:val="TableNormal"/>
    <w:qFormat/>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one" w:sz="0" w:space="0" w:color="auto"/>
          <w:left w:val="single" w:sz="6" w:space="0" w:color="000000"/>
          <w:bottom w:val="none" w:sz="0" w:space="0" w:color="auto"/>
          <w:right w:val="none" w:sz="0" w:space="0" w:color="auto"/>
          <w:insideH w:val="none" w:sz="0" w:space="0" w:color="auto"/>
          <w:insideV w:val="none" w:sz="0" w:space="0" w:color="auto"/>
          <w:tl2br w:val="nil"/>
          <w:tr2bl w:val="nil"/>
        </w:tcBorders>
        <w:shd w:val="pct30" w:color="FFFF00" w:fill="FFFFFF"/>
      </w:tcPr>
    </w:tblStylePr>
    <w:tblStylePr w:type="lastRow">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single" w:sz="6" w:space="0" w:color="000000"/>
          <w:tr2bl w:val="nil"/>
        </w:tcBorders>
      </w:tcPr>
    </w:tblStylePr>
  </w:style>
  <w:style w:type="paragraph" w:styleId="TableofFigures">
    <w:name w:val="table of figures"/>
    <w:basedOn w:val="Normal"/>
    <w:next w:val="Normal"/>
    <w:uiPriority w:val="99"/>
    <w:unhideWhenUsed/>
    <w:qFormat/>
    <w:pPr>
      <w:spacing w:after="0"/>
    </w:pPr>
    <w:rPr>
      <w:lang w:val="en-GB"/>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mbria" w:eastAsia="SimSun" w:hAnsi="Cambria"/>
      <w:color w:val="17365D"/>
      <w:spacing w:val="5"/>
      <w:kern w:val="28"/>
      <w:sz w:val="52"/>
      <w:szCs w:val="52"/>
      <w:lang w:eastAsia="ja-JP"/>
    </w:rPr>
  </w:style>
  <w:style w:type="character" w:customStyle="1" w:styleId="TitleChar">
    <w:name w:val="Title Char"/>
    <w:link w:val="Title"/>
    <w:uiPriority w:val="10"/>
    <w:qFormat/>
    <w:rPr>
      <w:rFonts w:ascii="Cambria" w:eastAsia="SimSun" w:hAnsi="Cambria" w:cs="Times New Roman"/>
      <w:color w:val="17365D"/>
      <w:spacing w:val="5"/>
      <w:kern w:val="28"/>
      <w:sz w:val="52"/>
      <w:szCs w:val="52"/>
      <w:lang w:eastAsia="ja-JP"/>
    </w:rPr>
  </w:style>
  <w:style w:type="paragraph" w:styleId="TOC1">
    <w:name w:val="toc 1"/>
    <w:basedOn w:val="Normal"/>
    <w:next w:val="Normal"/>
    <w:uiPriority w:val="39"/>
    <w:unhideWhenUsed/>
    <w:qFormat/>
    <w:pPr>
      <w:tabs>
        <w:tab w:val="left" w:pos="440"/>
        <w:tab w:val="right" w:leader="dot" w:pos="9323"/>
      </w:tabs>
      <w:spacing w:after="100" w:line="240" w:lineRule="auto"/>
    </w:pPr>
    <w:rPr>
      <w:kern w:val="32"/>
      <w:lang w:eastAsia="ja-JP"/>
    </w:rPr>
  </w:style>
  <w:style w:type="paragraph" w:styleId="TOC2">
    <w:name w:val="toc 2"/>
    <w:basedOn w:val="Normal"/>
    <w:next w:val="Normal"/>
    <w:uiPriority w:val="39"/>
    <w:unhideWhenUsed/>
    <w:qFormat/>
    <w:pPr>
      <w:tabs>
        <w:tab w:val="left" w:pos="630"/>
        <w:tab w:val="right" w:leader="dot" w:pos="9350"/>
      </w:tabs>
      <w:spacing w:after="100"/>
      <w:ind w:left="220"/>
    </w:pPr>
    <w:rPr>
      <w:lang w:val="en-GB"/>
    </w:rPr>
  </w:style>
  <w:style w:type="paragraph" w:styleId="TOC3">
    <w:name w:val="toc 3"/>
    <w:basedOn w:val="Normal"/>
    <w:next w:val="Normal"/>
    <w:uiPriority w:val="39"/>
    <w:unhideWhenUsed/>
    <w:qFormat/>
    <w:pPr>
      <w:tabs>
        <w:tab w:val="left" w:pos="900"/>
        <w:tab w:val="left" w:pos="1100"/>
        <w:tab w:val="right" w:leader="dot" w:pos="9264"/>
      </w:tabs>
      <w:spacing w:after="100"/>
      <w:ind w:left="440"/>
    </w:pPr>
    <w:rPr>
      <w:lang w:val="en-GB"/>
    </w:rPr>
  </w:style>
  <w:style w:type="paragraph" w:styleId="TOC4">
    <w:name w:val="toc 4"/>
    <w:basedOn w:val="Normal"/>
    <w:next w:val="Normal"/>
    <w:uiPriority w:val="39"/>
    <w:unhideWhenUsed/>
    <w:qFormat/>
    <w:pPr>
      <w:spacing w:after="0"/>
      <w:ind w:left="660"/>
    </w:pPr>
    <w:rPr>
      <w:rFonts w:eastAsia="SimSun" w:cs="Calibri"/>
      <w:sz w:val="20"/>
      <w:szCs w:val="20"/>
      <w:lang w:val="en-GB" w:eastAsia="en-GB"/>
    </w:rPr>
  </w:style>
  <w:style w:type="paragraph" w:styleId="TOC5">
    <w:name w:val="toc 5"/>
    <w:basedOn w:val="Normal"/>
    <w:next w:val="Normal"/>
    <w:uiPriority w:val="39"/>
    <w:unhideWhenUsed/>
    <w:qFormat/>
    <w:pPr>
      <w:spacing w:after="0"/>
      <w:ind w:left="880"/>
    </w:pPr>
    <w:rPr>
      <w:rFonts w:eastAsia="SimSun" w:cs="Calibri"/>
      <w:sz w:val="20"/>
      <w:szCs w:val="20"/>
      <w:lang w:val="en-GB" w:eastAsia="en-GB"/>
    </w:rPr>
  </w:style>
  <w:style w:type="paragraph" w:styleId="TOC6">
    <w:name w:val="toc 6"/>
    <w:basedOn w:val="Normal"/>
    <w:next w:val="Normal"/>
    <w:uiPriority w:val="39"/>
    <w:unhideWhenUsed/>
    <w:qFormat/>
    <w:pPr>
      <w:spacing w:after="0"/>
      <w:ind w:left="1100"/>
    </w:pPr>
    <w:rPr>
      <w:rFonts w:eastAsia="SimSun" w:cs="Calibri"/>
      <w:sz w:val="20"/>
      <w:szCs w:val="20"/>
      <w:lang w:val="en-GB" w:eastAsia="en-GB"/>
    </w:rPr>
  </w:style>
  <w:style w:type="paragraph" w:styleId="TOC7">
    <w:name w:val="toc 7"/>
    <w:basedOn w:val="Normal"/>
    <w:next w:val="Normal"/>
    <w:uiPriority w:val="39"/>
    <w:unhideWhenUsed/>
    <w:qFormat/>
    <w:pPr>
      <w:spacing w:after="0"/>
      <w:ind w:left="1320"/>
    </w:pPr>
    <w:rPr>
      <w:rFonts w:eastAsia="SimSun" w:cs="Calibri"/>
      <w:sz w:val="20"/>
      <w:szCs w:val="20"/>
      <w:lang w:val="en-GB" w:eastAsia="en-GB"/>
    </w:rPr>
  </w:style>
  <w:style w:type="paragraph" w:styleId="TOC8">
    <w:name w:val="toc 8"/>
    <w:basedOn w:val="Normal"/>
    <w:next w:val="Normal"/>
    <w:uiPriority w:val="39"/>
    <w:unhideWhenUsed/>
    <w:qFormat/>
    <w:pPr>
      <w:spacing w:after="0"/>
      <w:ind w:left="1540"/>
    </w:pPr>
    <w:rPr>
      <w:rFonts w:eastAsia="SimSun" w:cs="Calibri"/>
      <w:sz w:val="20"/>
      <w:szCs w:val="20"/>
      <w:lang w:val="en-GB" w:eastAsia="en-GB"/>
    </w:rPr>
  </w:style>
  <w:style w:type="paragraph" w:styleId="TOC9">
    <w:name w:val="toc 9"/>
    <w:basedOn w:val="Normal"/>
    <w:next w:val="Normal"/>
    <w:uiPriority w:val="39"/>
    <w:unhideWhenUsed/>
    <w:qFormat/>
    <w:pPr>
      <w:spacing w:after="0"/>
      <w:ind w:left="1760"/>
    </w:pPr>
    <w:rPr>
      <w:rFonts w:eastAsia="SimSun" w:cs="Calibri"/>
      <w:sz w:val="20"/>
      <w:szCs w:val="20"/>
      <w:lang w:val="en-GB" w:eastAsia="en-GB"/>
    </w:r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ymbol" w:eastAsia="Arial" w:hAnsi="Symbol"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l2br w:val="none" w:sz="0" w:space="0" w:color="auto"/>
          <w:tr2bl w:val="none" w:sz="0" w:space="0" w:color="auto"/>
        </w:tcBorders>
      </w:tcPr>
    </w:tblStylePr>
    <w:tblStylePr w:type="lastRow">
      <w:pPr>
        <w:spacing w:before="0" w:after="0" w:line="240" w:lineRule="auto"/>
      </w:pPr>
      <w:rPr>
        <w:rFonts w:ascii="Symbol" w:eastAsia="Arial" w:hAnsi="Symbol"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l2br w:val="none" w:sz="0" w:space="0" w:color="auto"/>
          <w:tr2bl w:val="none" w:sz="0" w:space="0" w:color="auto"/>
        </w:tcBorders>
      </w:tcPr>
    </w:tblStylePr>
    <w:tblStylePr w:type="firstCol">
      <w:rPr>
        <w:rFonts w:ascii="Symbol" w:eastAsia="Arial" w:hAnsi="Symbol" w:cs="Times New Roman"/>
        <w:b/>
        <w:bCs/>
      </w:rPr>
    </w:tblStylePr>
    <w:tblStylePr w:type="lastCol">
      <w:rPr>
        <w:rFonts w:ascii="Symbol" w:eastAsia="Arial" w:hAnsi="Symbol" w:cs="Times New Roman"/>
        <w:b/>
        <w:bCs/>
      </w:rPr>
      <w:tblPr/>
      <w:tcPr>
        <w:tcBorders>
          <w:top w:val="single" w:sz="8" w:space="0" w:color="C0504D"/>
          <w:left w:val="single" w:sz="8" w:space="0" w:color="C0504D"/>
          <w:bottom w:val="single" w:sz="8" w:space="0" w:color="C0504D"/>
          <w:right w:val="single" w:sz="8" w:space="0" w:color="C0504D"/>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C0504D"/>
          <w:left w:val="single" w:sz="8" w:space="0" w:color="C0504D"/>
          <w:bottom w:val="single" w:sz="8" w:space="0" w:color="C0504D"/>
          <w:right w:val="single" w:sz="8" w:space="0" w:color="C0504D"/>
          <w:insideH w:val="none" w:sz="0" w:space="0" w:color="auto"/>
          <w:insideV w:val="none" w:sz="0" w:space="0" w:color="auto"/>
          <w:tl2br w:val="none" w:sz="0" w:space="0" w:color="auto"/>
          <w:tr2bl w:val="none" w:sz="0" w:space="0" w:color="auto"/>
        </w:tcBorders>
        <w:shd w:val="clear" w:color="auto" w:fill="EFD3D3"/>
      </w:tcPr>
    </w:tblStylePr>
    <w:tblStylePr w:type="band1Horz">
      <w:tblPr/>
      <w:tcPr>
        <w:tcBorders>
          <w:top w:val="single" w:sz="8" w:space="0" w:color="C0504D"/>
          <w:left w:val="single" w:sz="8" w:space="0" w:color="C0504D"/>
          <w:bottom w:val="single" w:sz="8" w:space="0" w:color="C0504D"/>
          <w:right w:val="single" w:sz="8" w:space="0" w:color="C0504D"/>
          <w:insideH w:val="none" w:sz="0" w:space="0" w:color="auto"/>
          <w:insideV w:val="single" w:sz="8" w:space="0" w:color="auto"/>
          <w:tl2br w:val="none" w:sz="0" w:space="0" w:color="auto"/>
          <w:tr2bl w:val="none" w:sz="0" w:space="0" w:color="auto"/>
        </w:tcBorders>
        <w:shd w:val="clear" w:color="auto" w:fill="EFD3D3"/>
      </w:tcPr>
    </w:tblStylePr>
    <w:tblStylePr w:type="band2Horz">
      <w:tblPr/>
      <w:tcPr>
        <w:tcBorders>
          <w:top w:val="single" w:sz="8" w:space="0" w:color="C0504D"/>
          <w:left w:val="single" w:sz="8" w:space="0" w:color="C0504D"/>
          <w:bottom w:val="single" w:sz="8" w:space="0" w:color="C0504D"/>
          <w:right w:val="single" w:sz="8" w:space="0" w:color="C0504D"/>
          <w:insideH w:val="none" w:sz="0" w:space="0" w:color="auto"/>
          <w:insideV w:val="single" w:sz="8" w:space="0" w:color="auto"/>
          <w:tl2br w:val="none" w:sz="0" w:space="0" w:color="auto"/>
          <w:tr2bl w:val="none" w:sz="0"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ymbol" w:eastAsia="Arial" w:hAnsi="Symbol"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one" w:sz="0" w:space="0" w:color="auto"/>
          <w:tr2bl w:val="none" w:sz="0" w:space="0" w:color="auto"/>
        </w:tcBorders>
      </w:tcPr>
    </w:tblStylePr>
    <w:tblStylePr w:type="lastRow">
      <w:pPr>
        <w:spacing w:before="0" w:after="0" w:line="240" w:lineRule="auto"/>
      </w:pPr>
      <w:rPr>
        <w:rFonts w:ascii="Symbol" w:eastAsia="Arial" w:hAnsi="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one" w:sz="0" w:space="0" w:color="auto"/>
          <w:tr2bl w:val="none" w:sz="0" w:space="0" w:color="auto"/>
        </w:tcBorders>
      </w:tcPr>
    </w:tblStylePr>
    <w:tblStylePr w:type="firstCol">
      <w:rPr>
        <w:rFonts w:ascii="Symbol" w:eastAsia="Arial" w:hAnsi="Symbol" w:cs="Times New Roman"/>
        <w:b/>
        <w:bCs/>
      </w:rPr>
    </w:tblStylePr>
    <w:tblStylePr w:type="lastCol">
      <w:rPr>
        <w:rFonts w:ascii="Symbol" w:eastAsia="Arial" w:hAnsi="Symbol" w:cs="Times New Roman"/>
        <w:b/>
        <w:bCs/>
      </w:rPr>
      <w:tblPr/>
      <w:tcPr>
        <w:tcBorders>
          <w:top w:val="single" w:sz="8" w:space="0" w:color="8064A2"/>
          <w:left w:val="single" w:sz="8" w:space="0" w:color="8064A2"/>
          <w:bottom w:val="single" w:sz="8" w:space="0" w:color="8064A2"/>
          <w:right w:val="single" w:sz="8" w:space="0" w:color="8064A2"/>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8064A2"/>
          <w:left w:val="single" w:sz="8" w:space="0" w:color="8064A2"/>
          <w:bottom w:val="single" w:sz="8" w:space="0" w:color="8064A2"/>
          <w:right w:val="single" w:sz="8" w:space="0" w:color="8064A2"/>
          <w:insideH w:val="none" w:sz="0" w:space="0" w:color="auto"/>
          <w:insideV w:val="none" w:sz="0" w:space="0" w:color="auto"/>
          <w:tl2br w:val="none" w:sz="0" w:space="0" w:color="auto"/>
          <w:tr2bl w:val="none" w:sz="0" w:space="0" w:color="auto"/>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one" w:sz="0" w:space="0" w:color="auto"/>
          <w:insideV w:val="single" w:sz="8" w:space="0" w:color="auto"/>
          <w:tl2br w:val="none" w:sz="0" w:space="0" w:color="auto"/>
          <w:tr2bl w:val="none" w:sz="0"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one" w:sz="0" w:space="0" w:color="auto"/>
          <w:insideV w:val="single" w:sz="8" w:space="0" w:color="auto"/>
          <w:tl2br w:val="none" w:sz="0" w:space="0" w:color="auto"/>
          <w:tr2bl w:val="none" w:sz="0"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ymbol" w:eastAsia="Arial" w:hAnsi="Symbol"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l2br w:val="none" w:sz="0" w:space="0" w:color="auto"/>
          <w:tr2bl w:val="none" w:sz="0" w:space="0" w:color="auto"/>
        </w:tcBorders>
      </w:tcPr>
    </w:tblStylePr>
    <w:tblStylePr w:type="lastRow">
      <w:pPr>
        <w:spacing w:before="0" w:after="0" w:line="240" w:lineRule="auto"/>
      </w:pPr>
      <w:rPr>
        <w:rFonts w:ascii="Symbol" w:eastAsia="Arial" w:hAnsi="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one" w:sz="0" w:space="0" w:color="auto"/>
          <w:tr2bl w:val="none" w:sz="0" w:space="0" w:color="auto"/>
        </w:tcBorders>
      </w:tcPr>
    </w:tblStylePr>
    <w:tblStylePr w:type="firstCol">
      <w:rPr>
        <w:rFonts w:ascii="Symbol" w:eastAsia="Arial" w:hAnsi="Symbol" w:cs="Times New Roman"/>
        <w:b/>
        <w:bCs/>
      </w:rPr>
    </w:tblStylePr>
    <w:tblStylePr w:type="lastCol">
      <w:rPr>
        <w:rFonts w:ascii="Symbol" w:eastAsia="Arial" w:hAnsi="Symbol" w:cs="Times New Roman"/>
        <w:b/>
        <w:bCs/>
      </w:rPr>
      <w:tblPr/>
      <w:tcPr>
        <w:tcBorders>
          <w:top w:val="single" w:sz="8"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shd w:val="clear" w:color="auto" w:fill="D2EAF0"/>
      </w:tcPr>
    </w:tblStylePr>
    <w:tblStylePr w:type="band1Horz">
      <w:tblPr/>
      <w:tcPr>
        <w:tcBorders>
          <w:top w:val="single" w:sz="8" w:space="0" w:color="4BACC6"/>
          <w:left w:val="single" w:sz="8" w:space="0" w:color="4BACC6"/>
          <w:bottom w:val="single" w:sz="8" w:space="0" w:color="4BACC6"/>
          <w:right w:val="single" w:sz="8" w:space="0" w:color="4BACC6"/>
          <w:insideH w:val="none" w:sz="0" w:space="0" w:color="auto"/>
          <w:insideV w:val="single" w:sz="8" w:space="0" w:color="auto"/>
          <w:tl2br w:val="none" w:sz="0" w:space="0" w:color="auto"/>
          <w:tr2bl w:val="none" w:sz="0" w:space="0" w:color="auto"/>
        </w:tcBorders>
        <w:shd w:val="clear" w:color="auto" w:fill="D2EAF0"/>
      </w:tcPr>
    </w:tblStylePr>
    <w:tblStylePr w:type="band2Horz">
      <w:tblPr/>
      <w:tcPr>
        <w:tcBorders>
          <w:top w:val="single" w:sz="8" w:space="0" w:color="4BACC6"/>
          <w:left w:val="single" w:sz="8" w:space="0" w:color="4BACC6"/>
          <w:bottom w:val="single" w:sz="8" w:space="0" w:color="4BACC6"/>
          <w:right w:val="single" w:sz="8" w:space="0" w:color="4BACC6"/>
          <w:insideH w:val="none" w:sz="0" w:space="0" w:color="auto"/>
          <w:insideV w:val="single" w:sz="8" w:space="0" w:color="auto"/>
          <w:tl2br w:val="none" w:sz="0" w:space="0" w:color="auto"/>
          <w:tr2bl w:val="none" w:sz="0" w:space="0" w:color="auto"/>
        </w:tcBorders>
      </w:tcPr>
    </w:tblStylePr>
  </w:style>
  <w:style w:type="table" w:styleId="MediumList2-Accent6">
    <w:name w:val="Medium List 2 Accent 6"/>
    <w:basedOn w:val="TableNormal"/>
    <w:uiPriority w:val="66"/>
    <w:qFormat/>
    <w:rPr>
      <w:rFonts w:ascii="Cambria" w:hAnsi="Cambria"/>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l2br w:val="none" w:sz="0" w:space="0" w:color="auto"/>
          <w:tr2bl w:val="none" w:sz="0" w:space="0" w:color="auto"/>
        </w:tcBorders>
        <w:shd w:val="clear" w:color="auto" w:fill="FFFFFF"/>
      </w:tcPr>
    </w:tblStylePr>
    <w:tblStylePr w:type="lastRow">
      <w:tblPr/>
      <w:tcPr>
        <w:tcBorders>
          <w:top w:val="single" w:sz="8" w:space="0" w:color="F79646"/>
          <w:left w:val="nil"/>
          <w:bottom w:val="nil"/>
          <w:right w:val="nil"/>
          <w:insideH w:val="nil"/>
          <w:insideV w:val="nil"/>
          <w:tl2br w:val="none" w:sz="0" w:space="0" w:color="auto"/>
          <w:tr2bl w:val="none" w:sz="0" w:space="0" w:color="auto"/>
        </w:tcBorders>
        <w:shd w:val="clear" w:color="auto" w:fill="FFFFFF"/>
      </w:tcPr>
    </w:tblStylePr>
    <w:tblStylePr w:type="firstCol">
      <w:tblPr/>
      <w:tcPr>
        <w:tcBorders>
          <w:top w:val="nil"/>
          <w:left w:val="nil"/>
          <w:bottom w:val="nil"/>
          <w:right w:val="single" w:sz="8" w:space="0" w:color="F79646"/>
          <w:insideH w:val="nil"/>
          <w:insideV w:val="nil"/>
          <w:tl2br w:val="none" w:sz="0" w:space="0" w:color="auto"/>
          <w:tr2bl w:val="none" w:sz="0" w:space="0" w:color="auto"/>
        </w:tcBorders>
        <w:shd w:val="clear" w:color="auto" w:fill="FFFFFF"/>
      </w:tcPr>
    </w:tblStylePr>
    <w:tblStylePr w:type="lastCol">
      <w:tblPr/>
      <w:tcPr>
        <w:tcBorders>
          <w:top w:val="nil"/>
          <w:left w:val="nil"/>
          <w:bottom w:val="single" w:sz="8" w:space="0" w:color="F79646"/>
          <w:right w:val="nil"/>
          <w:insideH w:val="nil"/>
          <w:insideV w:val="nil"/>
          <w:tl2br w:val="none" w:sz="0" w:space="0" w:color="auto"/>
          <w:tr2bl w:val="none" w:sz="0" w:space="0" w:color="auto"/>
        </w:tcBorders>
        <w:shd w:val="clear" w:color="auto" w:fill="FFFFFF"/>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FDE5D1"/>
      </w:tcPr>
    </w:tblStylePr>
    <w:tblStylePr w:type="band1Horz">
      <w:tblPr/>
      <w:tcPr>
        <w:tcBorders>
          <w:top w:val="nil"/>
          <w:left w:val="nil"/>
          <w:bottom w:val="none" w:sz="0" w:space="0" w:color="auto"/>
          <w:right w:val="none" w:sz="0" w:space="0" w:color="auto"/>
          <w:insideH w:val="nil"/>
          <w:insideV w:val="nil"/>
          <w:tl2br w:val="none" w:sz="0" w:space="0" w:color="auto"/>
          <w:tr2bl w:val="none" w:sz="0" w:space="0" w:color="auto"/>
        </w:tcBorders>
        <w:shd w:val="clear" w:color="auto" w:fill="FDE5D1"/>
      </w:tcPr>
    </w:tblStylePr>
    <w:tblStylePr w:type="nwCell">
      <w:tblPr/>
      <w:tcPr>
        <w:shd w:val="clear" w:color="auto" w:fill="FFFFFF"/>
      </w:tcPr>
    </w:tblStylePr>
    <w:tblStylePr w:type="swCell">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0"/>
    </w:tcPr>
    <w:tblStylePr w:type="firstRow">
      <w:rPr>
        <w:b/>
        <w:bCs/>
      </w:rPr>
    </w:tblStylePr>
    <w:tblStylePr w:type="lastRow">
      <w:rPr>
        <w:b/>
        <w:bCs/>
      </w:rPr>
      <w:tblPr/>
      <w:tcPr>
        <w:tcBorders>
          <w:top w:val="single" w:sz="18" w:space="0" w:color="78C0D4"/>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l2br w:val="none" w:sz="0" w:space="0" w:color="auto"/>
          <w:tr2bl w:val="none" w:sz="0"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one" w:sz="0" w:space="0" w:color="auto"/>
          <w:tr2bl w:val="none" w:sz="0" w:space="0" w:color="auto"/>
        </w:tcBorders>
        <w:shd w:val="clear" w:color="auto" w:fill="9BBB59"/>
      </w:tcPr>
    </w:tblStylePr>
    <w:tblStylePr w:type="firstCol">
      <w:rPr>
        <w:b/>
        <w:bCs/>
        <w:i w:val="0"/>
        <w:iCs w:val="0"/>
        <w:color w:val="FFFFFF"/>
      </w:rPr>
      <w:tblPr/>
      <w:tcPr>
        <w:tcBorders>
          <w:top w:val="none" w:sz="0" w:space="0" w:color="auto"/>
          <w:left w:val="none" w:sz="0" w:space="0" w:color="auto"/>
          <w:bottom w:val="single" w:sz="8" w:space="0" w:color="FFFFFF"/>
          <w:right w:val="single" w:sz="24" w:space="0" w:color="FFFFFF"/>
          <w:insideH w:val="nil"/>
          <w:insideV w:val="nil"/>
          <w:tl2br w:val="none" w:sz="0" w:space="0" w:color="auto"/>
          <w:tr2bl w:val="none" w:sz="0" w:space="0" w:color="auto"/>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l2br w:val="none" w:sz="0" w:space="0" w:color="auto"/>
          <w:tr2bl w:val="none" w:sz="0" w:space="0" w:color="auto"/>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one" w:sz="0" w:space="0" w:color="auto"/>
          <w:tr2bl w:val="none" w:sz="0" w:space="0" w:color="auto"/>
        </w:tcBorders>
        <w:shd w:val="clear" w:color="auto" w:fill="CDDDAC"/>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5D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l2br w:val="none" w:sz="0" w:space="0" w:color="auto"/>
          <w:tr2bl w:val="none" w:sz="0"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one" w:sz="0" w:space="0" w:color="auto"/>
          <w:tr2bl w:val="none" w:sz="0" w:space="0" w:color="auto"/>
        </w:tcBorders>
        <w:shd w:val="clear" w:color="auto" w:fill="F79646"/>
      </w:tcPr>
    </w:tblStylePr>
    <w:tblStylePr w:type="firstCol">
      <w:rPr>
        <w:b/>
        <w:bCs/>
        <w:i w:val="0"/>
        <w:iCs w:val="0"/>
        <w:color w:val="FFFFFF"/>
      </w:rPr>
      <w:tblPr/>
      <w:tcPr>
        <w:tcBorders>
          <w:top w:val="none" w:sz="0" w:space="0" w:color="auto"/>
          <w:left w:val="none" w:sz="0" w:space="0" w:color="auto"/>
          <w:bottom w:val="single" w:sz="8" w:space="0" w:color="FFFFFF"/>
          <w:right w:val="single" w:sz="24" w:space="0" w:color="FFFFFF"/>
          <w:insideH w:val="nil"/>
          <w:insideV w:val="nil"/>
          <w:tl2br w:val="none" w:sz="0" w:space="0" w:color="auto"/>
          <w:tr2bl w:val="none" w:sz="0" w:space="0" w:color="auto"/>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l2br w:val="none" w:sz="0" w:space="0" w:color="auto"/>
          <w:tr2bl w:val="none" w:sz="0" w:space="0" w:color="auto"/>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one" w:sz="0" w:space="0" w:color="auto"/>
          <w:tr2bl w:val="none" w:sz="0" w:space="0" w:color="auto"/>
        </w:tcBorders>
        <w:shd w:val="clear" w:color="auto" w:fill="FBCAA2"/>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top w:val="none" w:sz="0" w:space="0" w:color="auto"/>
          <w:left w:val="single" w:sz="12" w:space="0" w:color="FFFFF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348DA5"/>
      </w:tcPr>
    </w:tblStylePr>
    <w:tblStylePr w:type="lastRow">
      <w:rPr>
        <w:b/>
        <w:bCs/>
        <w:color w:val="348DA5"/>
      </w:rPr>
      <w:tbl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FDE5D1"/>
      </w:tcPr>
    </w:tblStylePr>
    <w:tblStylePr w:type="band1Horz">
      <w:tblPr/>
      <w:tcPr>
        <w:shd w:val="clear" w:color="auto" w:fill="FDE9D9"/>
      </w:tcPr>
    </w:tblStylePr>
  </w:style>
  <w:style w:type="paragraph" w:styleId="NoSpacing">
    <w:name w:val="No Spacing"/>
    <w:link w:val="NoSpacingChar"/>
    <w:uiPriority w:val="1"/>
    <w:qFormat/>
    <w:rPr>
      <w:rFonts w:ascii="Calibri" w:eastAsia="Calibri" w:hAnsi="Calibri"/>
      <w:sz w:val="22"/>
      <w:szCs w:val="22"/>
      <w:lang w:val="en-GB"/>
    </w:rPr>
  </w:style>
  <w:style w:type="character" w:customStyle="1" w:styleId="NoSpacingChar">
    <w:name w:val="No Spacing Char"/>
    <w:link w:val="NoSpacing"/>
    <w:uiPriority w:val="1"/>
    <w:qFormat/>
    <w:rPr>
      <w:lang w:val="en-GB"/>
    </w:rPr>
  </w:style>
  <w:style w:type="paragraph" w:styleId="ListParagraph">
    <w:name w:val="List Paragraph"/>
    <w:basedOn w:val="Normal"/>
    <w:link w:val="ListParagraphChar"/>
    <w:uiPriority w:val="34"/>
    <w:qFormat/>
    <w:pPr>
      <w:ind w:left="720"/>
      <w:contextualSpacing/>
    </w:pPr>
    <w:rPr>
      <w:lang w:val="en-GB"/>
    </w:rPr>
  </w:style>
  <w:style w:type="character" w:customStyle="1" w:styleId="ListParagraphChar">
    <w:name w:val="List Paragraph Char"/>
    <w:link w:val="ListParagraph"/>
    <w:uiPriority w:val="34"/>
    <w:qFormat/>
    <w:locked/>
    <w:rPr>
      <w:lang w:val="en-GB"/>
    </w:rPr>
  </w:style>
  <w:style w:type="table" w:customStyle="1" w:styleId="LightGrid-Accent11">
    <w:name w:val="Light Grid - Accent 1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ymbol" w:eastAsia="Arial" w:hAnsi="Symbol"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l2br w:val="none" w:sz="0" w:space="0" w:color="auto"/>
          <w:tr2bl w:val="none" w:sz="0" w:space="0" w:color="auto"/>
        </w:tcBorders>
      </w:tcPr>
    </w:tblStylePr>
    <w:tblStylePr w:type="lastRow">
      <w:pPr>
        <w:spacing w:before="0" w:after="0" w:line="240" w:lineRule="auto"/>
      </w:pPr>
      <w:rPr>
        <w:rFonts w:ascii="Symbol" w:eastAsia="Arial" w:hAnsi="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one" w:sz="0" w:space="0" w:color="auto"/>
          <w:tr2bl w:val="none" w:sz="0" w:space="0" w:color="auto"/>
        </w:tcBorders>
      </w:tcPr>
    </w:tblStylePr>
    <w:tblStylePr w:type="firstCol">
      <w:rPr>
        <w:rFonts w:ascii="Symbol" w:eastAsia="Arial" w:hAnsi="Symbol" w:cs="Times New Roman"/>
        <w:b/>
        <w:bCs/>
      </w:rPr>
    </w:tblStylePr>
    <w:tblStylePr w:type="lastCol">
      <w:rPr>
        <w:rFonts w:ascii="Symbol" w:eastAsia="Arial" w:hAnsi="Symbol" w:cs="Times New Roman"/>
        <w:b/>
        <w:bCs/>
      </w:rPr>
      <w:tblPr/>
      <w:tcPr>
        <w:tcBorders>
          <w:top w:val="single" w:sz="8" w:space="0" w:color="4F81BD"/>
          <w:left w:val="single" w:sz="8" w:space="0" w:color="4F81BD"/>
          <w:bottom w:val="single" w:sz="8" w:space="0" w:color="4F81BD"/>
          <w:right w:val="single" w:sz="8" w:space="0" w:color="4F81BD"/>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4F81BD"/>
          <w:left w:val="single" w:sz="8" w:space="0" w:color="4F81BD"/>
          <w:bottom w:val="single" w:sz="8" w:space="0" w:color="4F81BD"/>
          <w:right w:val="single" w:sz="8" w:space="0" w:color="4F81BD"/>
          <w:insideH w:val="none" w:sz="0" w:space="0" w:color="auto"/>
          <w:insideV w:val="none" w:sz="0" w:space="0" w:color="auto"/>
          <w:tl2br w:val="none" w:sz="0" w:space="0" w:color="auto"/>
          <w:tr2bl w:val="none" w:sz="0" w:space="0" w:color="auto"/>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one" w:sz="0" w:space="0" w:color="auto"/>
          <w:insideV w:val="single" w:sz="8" w:space="0" w:color="auto"/>
          <w:tl2br w:val="none" w:sz="0" w:space="0" w:color="auto"/>
          <w:tr2bl w:val="none" w:sz="0"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one" w:sz="0" w:space="0" w:color="auto"/>
          <w:insideV w:val="single" w:sz="8" w:space="0" w:color="auto"/>
          <w:tl2br w:val="none" w:sz="0" w:space="0" w:color="auto"/>
          <w:tr2bl w:val="none" w:sz="0" w:space="0" w:color="auto"/>
        </w:tcBorders>
      </w:tcPr>
    </w:tblStylePr>
  </w:style>
  <w:style w:type="table" w:customStyle="1" w:styleId="LightShading1">
    <w:name w:val="Light Shading1"/>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BFBFBF"/>
      </w:tcPr>
    </w:tblStylePr>
    <w:tblStylePr w:type="band1Horz">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BFBFBF"/>
      </w:tcPr>
    </w:tblStylePr>
  </w:style>
  <w:style w:type="table" w:customStyle="1" w:styleId="LightList1">
    <w:name w:val="Light List1"/>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tblStylePr w:type="band1Horz">
      <w:tblPr/>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style>
  <w:style w:type="paragraph" w:customStyle="1" w:styleId="TOCHeading1">
    <w:name w:val="TOC Heading1"/>
    <w:basedOn w:val="Heading1"/>
    <w:next w:val="Normal"/>
    <w:uiPriority w:val="39"/>
    <w:unhideWhenUsed/>
    <w:qFormat/>
    <w:pPr>
      <w:outlineLvl w:val="9"/>
    </w:pPr>
    <w:rPr>
      <w:lang w:eastAsia="ja-JP"/>
    </w:rPr>
  </w:style>
  <w:style w:type="paragraph" w:customStyle="1" w:styleId="MindMapLevel2BranchStyle">
    <w:name w:val="Mind Map Level 2 Branch Style"/>
    <w:qFormat/>
    <w:pPr>
      <w:spacing w:before="140"/>
    </w:pPr>
    <w:rPr>
      <w:rFonts w:ascii="Serif" w:eastAsia="Serif" w:hAnsi="Serif" w:cs="Serif"/>
      <w:b/>
      <w:sz w:val="32"/>
      <w:lang w:val="en-GB" w:eastAsia="en-GB"/>
    </w:rPr>
  </w:style>
  <w:style w:type="character" w:customStyle="1" w:styleId="yshortcuts">
    <w:name w:val="yshortcuts"/>
    <w:qFormat/>
  </w:style>
  <w:style w:type="paragraph" w:customStyle="1" w:styleId="Default">
    <w:name w:val="Default"/>
    <w:qFormat/>
    <w:pPr>
      <w:autoSpaceDE w:val="0"/>
      <w:autoSpaceDN w:val="0"/>
      <w:adjustRightInd w:val="0"/>
    </w:pPr>
    <w:rPr>
      <w:rFonts w:ascii="Power Geez Unicode1" w:eastAsia="Calibri" w:hAnsi="Power Geez Unicode1" w:cs="Power Geez Unicode1"/>
      <w:color w:val="000000"/>
      <w:sz w:val="24"/>
      <w:szCs w:val="24"/>
    </w:rPr>
  </w:style>
  <w:style w:type="table" w:customStyle="1" w:styleId="LightGrid-Accent12">
    <w:name w:val="Light Grid - Accent 12"/>
    <w:basedOn w:val="TableNormal"/>
    <w:uiPriority w:val="62"/>
    <w:qFormat/>
    <w:rPr>
      <w:rFonts w:ascii="Calibri" w:eastAsia="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Helv" w:eastAsia="Times New Roman" w:hAnsi="Helv"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l2br w:val="none" w:sz="0" w:space="0" w:color="auto"/>
          <w:tr2bl w:val="none" w:sz="0" w:space="0" w:color="auto"/>
        </w:tcBorders>
      </w:tcPr>
    </w:tblStylePr>
    <w:tblStylePr w:type="lastRow">
      <w:pPr>
        <w:spacing w:before="0" w:after="0" w:line="240" w:lineRule="auto"/>
      </w:pPr>
      <w:rPr>
        <w:rFonts w:ascii="Helv" w:eastAsia="Times New Roman" w:hAnsi="Helv"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one" w:sz="0" w:space="0" w:color="auto"/>
          <w:tr2bl w:val="none" w:sz="0" w:space="0" w:color="auto"/>
        </w:tcBorders>
      </w:tcPr>
    </w:tblStylePr>
    <w:tblStylePr w:type="firstCol">
      <w:rPr>
        <w:rFonts w:ascii="Helv" w:eastAsia="Times New Roman" w:hAnsi="Helv" w:cs="Times New Roman"/>
        <w:b/>
        <w:bCs/>
      </w:rPr>
    </w:tblStylePr>
    <w:tblStylePr w:type="lastCol">
      <w:rPr>
        <w:rFonts w:ascii="Helv" w:eastAsia="Times New Roman" w:hAnsi="Helv" w:cs="Times New Roman"/>
        <w:b/>
        <w:bCs/>
      </w:rPr>
      <w:tblPr/>
      <w:tcPr>
        <w:tcBorders>
          <w:top w:val="single" w:sz="8" w:space="0" w:color="4F81BD"/>
          <w:left w:val="single" w:sz="8" w:space="0" w:color="4F81BD"/>
          <w:bottom w:val="single" w:sz="8" w:space="0" w:color="4F81BD"/>
          <w:right w:val="single" w:sz="8" w:space="0" w:color="4F81BD"/>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4F81BD"/>
          <w:left w:val="single" w:sz="8" w:space="0" w:color="4F81BD"/>
          <w:bottom w:val="single" w:sz="8" w:space="0" w:color="4F81BD"/>
          <w:right w:val="single" w:sz="8" w:space="0" w:color="4F81BD"/>
          <w:insideH w:val="none" w:sz="0" w:space="0" w:color="auto"/>
          <w:insideV w:val="none" w:sz="0" w:space="0" w:color="auto"/>
          <w:tl2br w:val="none" w:sz="0" w:space="0" w:color="auto"/>
          <w:tr2bl w:val="none" w:sz="0" w:space="0" w:color="auto"/>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one" w:sz="0" w:space="0" w:color="auto"/>
          <w:insideV w:val="single" w:sz="8" w:space="0" w:color="auto"/>
          <w:tl2br w:val="none" w:sz="0" w:space="0" w:color="auto"/>
          <w:tr2bl w:val="none" w:sz="0"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one" w:sz="0" w:space="0" w:color="auto"/>
          <w:insideV w:val="single" w:sz="8" w:space="0" w:color="auto"/>
          <w:tl2br w:val="none" w:sz="0" w:space="0" w:color="auto"/>
          <w:tr2bl w:val="none" w:sz="0" w:space="0" w:color="auto"/>
        </w:tcBorders>
      </w:tcPr>
    </w:tblStylePr>
  </w:style>
  <w:style w:type="table" w:customStyle="1" w:styleId="LightShading2">
    <w:name w:val="Light Shading2"/>
    <w:basedOn w:val="TableNormal"/>
    <w:uiPriority w:val="60"/>
    <w:qFormat/>
    <w:rPr>
      <w:rFonts w:ascii="Calibri" w:eastAsia="Calibri"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C0C0C0"/>
      </w:tcPr>
    </w:tblStylePr>
    <w:tblStylePr w:type="band1Horz">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C0C0C0"/>
      </w:tcPr>
    </w:tblStylePr>
  </w:style>
  <w:style w:type="table" w:customStyle="1" w:styleId="LightList2">
    <w:name w:val="Light List2"/>
    <w:basedOn w:val="TableNormal"/>
    <w:uiPriority w:val="61"/>
    <w:qFormat/>
    <w:rPr>
      <w:rFonts w:ascii="Calibri" w:eastAsia="Calibri" w:hAnsi="Calibri"/>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tblStylePr w:type="band1Horz">
      <w:tblPr/>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style>
  <w:style w:type="table" w:customStyle="1" w:styleId="TableGrid1">
    <w:name w:val="Table Grid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qFormat/>
    <w:rPr>
      <w:color w:val="808080"/>
    </w:rPr>
  </w:style>
  <w:style w:type="character" w:customStyle="1" w:styleId="BookTitle1">
    <w:name w:val="Book Title1"/>
    <w:uiPriority w:val="33"/>
    <w:qFormat/>
    <w:rPr>
      <w:b/>
      <w:bCs/>
      <w:smallCaps/>
      <w:spacing w:val="5"/>
    </w:rPr>
  </w:style>
  <w:style w:type="table" w:customStyle="1" w:styleId="TableGrid30">
    <w:name w:val="Table Grid3"/>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uiPriority w:val="99"/>
    <w:semiHidden/>
    <w:qFormat/>
    <w:rPr>
      <w:rFonts w:ascii="Calibri" w:eastAsia="Calibri" w:hAnsi="Calibri"/>
      <w:sz w:val="22"/>
      <w:szCs w:val="22"/>
    </w:rPr>
  </w:style>
  <w:style w:type="paragraph" w:styleId="Revision">
    <w:name w:val="Revision"/>
    <w:hidden/>
    <w:uiPriority w:val="99"/>
    <w:unhideWhenUsed/>
    <w:rsid w:val="001262FA"/>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package" Target="embeddings/Microsoft_PowerPoint_Slide.sldx"/><Relationship Id="rId34" Type="http://schemas.openxmlformats.org/officeDocument/2006/relationships/image" Target="media/image24.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image" Target="media/image16.png"/><Relationship Id="rId33" Type="http://schemas.openxmlformats.org/officeDocument/2006/relationships/image" Target="media/image23.jpeg"/><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12.emf"/><Relationship Id="rId29" Type="http://schemas.openxmlformats.org/officeDocument/2006/relationships/image" Target="media/image2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2.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package" Target="embeddings/Microsoft_PowerPoint_Slide1.sldx"/><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5195</Words>
  <Characters>29614</Characters>
  <Application>Microsoft Office Word</Application>
  <DocSecurity>4</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34740</CharactersWithSpaces>
  <SharedDoc>false</SharedDoc>
  <HLinks>
    <vt:vector size="180" baseType="variant">
      <vt:variant>
        <vt:i4>1376309</vt:i4>
      </vt:variant>
      <vt:variant>
        <vt:i4>176</vt:i4>
      </vt:variant>
      <vt:variant>
        <vt:i4>0</vt:i4>
      </vt:variant>
      <vt:variant>
        <vt:i4>5</vt:i4>
      </vt:variant>
      <vt:variant>
        <vt:lpwstr/>
      </vt:variant>
      <vt:variant>
        <vt:lpwstr>_Toc5200</vt:lpwstr>
      </vt:variant>
      <vt:variant>
        <vt:i4>1245233</vt:i4>
      </vt:variant>
      <vt:variant>
        <vt:i4>170</vt:i4>
      </vt:variant>
      <vt:variant>
        <vt:i4>0</vt:i4>
      </vt:variant>
      <vt:variant>
        <vt:i4>5</vt:i4>
      </vt:variant>
      <vt:variant>
        <vt:lpwstr/>
      </vt:variant>
      <vt:variant>
        <vt:lpwstr>_Toc2733</vt:lpwstr>
      </vt:variant>
      <vt:variant>
        <vt:i4>1507381</vt:i4>
      </vt:variant>
      <vt:variant>
        <vt:i4>164</vt:i4>
      </vt:variant>
      <vt:variant>
        <vt:i4>0</vt:i4>
      </vt:variant>
      <vt:variant>
        <vt:i4>5</vt:i4>
      </vt:variant>
      <vt:variant>
        <vt:lpwstr/>
      </vt:variant>
      <vt:variant>
        <vt:lpwstr>_Toc20702</vt:lpwstr>
      </vt:variant>
      <vt:variant>
        <vt:i4>1900592</vt:i4>
      </vt:variant>
      <vt:variant>
        <vt:i4>158</vt:i4>
      </vt:variant>
      <vt:variant>
        <vt:i4>0</vt:i4>
      </vt:variant>
      <vt:variant>
        <vt:i4>5</vt:i4>
      </vt:variant>
      <vt:variant>
        <vt:lpwstr/>
      </vt:variant>
      <vt:variant>
        <vt:lpwstr>_Toc5258</vt:lpwstr>
      </vt:variant>
      <vt:variant>
        <vt:i4>1114160</vt:i4>
      </vt:variant>
      <vt:variant>
        <vt:i4>152</vt:i4>
      </vt:variant>
      <vt:variant>
        <vt:i4>0</vt:i4>
      </vt:variant>
      <vt:variant>
        <vt:i4>5</vt:i4>
      </vt:variant>
      <vt:variant>
        <vt:lpwstr/>
      </vt:variant>
      <vt:variant>
        <vt:lpwstr>_Toc20265</vt:lpwstr>
      </vt:variant>
      <vt:variant>
        <vt:i4>1638457</vt:i4>
      </vt:variant>
      <vt:variant>
        <vt:i4>146</vt:i4>
      </vt:variant>
      <vt:variant>
        <vt:i4>0</vt:i4>
      </vt:variant>
      <vt:variant>
        <vt:i4>5</vt:i4>
      </vt:variant>
      <vt:variant>
        <vt:lpwstr/>
      </vt:variant>
      <vt:variant>
        <vt:lpwstr>_Toc18868</vt:lpwstr>
      </vt:variant>
      <vt:variant>
        <vt:i4>1114172</vt:i4>
      </vt:variant>
      <vt:variant>
        <vt:i4>140</vt:i4>
      </vt:variant>
      <vt:variant>
        <vt:i4>0</vt:i4>
      </vt:variant>
      <vt:variant>
        <vt:i4>5</vt:i4>
      </vt:variant>
      <vt:variant>
        <vt:lpwstr/>
      </vt:variant>
      <vt:variant>
        <vt:lpwstr>_Toc9254</vt:lpwstr>
      </vt:variant>
      <vt:variant>
        <vt:i4>1769530</vt:i4>
      </vt:variant>
      <vt:variant>
        <vt:i4>134</vt:i4>
      </vt:variant>
      <vt:variant>
        <vt:i4>0</vt:i4>
      </vt:variant>
      <vt:variant>
        <vt:i4>5</vt:i4>
      </vt:variant>
      <vt:variant>
        <vt:lpwstr/>
      </vt:variant>
      <vt:variant>
        <vt:lpwstr>_Toc29858</vt:lpwstr>
      </vt:variant>
      <vt:variant>
        <vt:i4>1114169</vt:i4>
      </vt:variant>
      <vt:variant>
        <vt:i4>128</vt:i4>
      </vt:variant>
      <vt:variant>
        <vt:i4>0</vt:i4>
      </vt:variant>
      <vt:variant>
        <vt:i4>5</vt:i4>
      </vt:variant>
      <vt:variant>
        <vt:lpwstr/>
      </vt:variant>
      <vt:variant>
        <vt:lpwstr>_Toc12840</vt:lpwstr>
      </vt:variant>
      <vt:variant>
        <vt:i4>1376305</vt:i4>
      </vt:variant>
      <vt:variant>
        <vt:i4>122</vt:i4>
      </vt:variant>
      <vt:variant>
        <vt:i4>0</vt:i4>
      </vt:variant>
      <vt:variant>
        <vt:i4>5</vt:i4>
      </vt:variant>
      <vt:variant>
        <vt:lpwstr/>
      </vt:variant>
      <vt:variant>
        <vt:lpwstr>_Toc31234</vt:lpwstr>
      </vt:variant>
      <vt:variant>
        <vt:i4>1114167</vt:i4>
      </vt:variant>
      <vt:variant>
        <vt:i4>116</vt:i4>
      </vt:variant>
      <vt:variant>
        <vt:i4>0</vt:i4>
      </vt:variant>
      <vt:variant>
        <vt:i4>5</vt:i4>
      </vt:variant>
      <vt:variant>
        <vt:lpwstr/>
      </vt:variant>
      <vt:variant>
        <vt:lpwstr>_Toc1365</vt:lpwstr>
      </vt:variant>
      <vt:variant>
        <vt:i4>1835060</vt:i4>
      </vt:variant>
      <vt:variant>
        <vt:i4>110</vt:i4>
      </vt:variant>
      <vt:variant>
        <vt:i4>0</vt:i4>
      </vt:variant>
      <vt:variant>
        <vt:i4>5</vt:i4>
      </vt:variant>
      <vt:variant>
        <vt:lpwstr/>
      </vt:variant>
      <vt:variant>
        <vt:lpwstr>_Toc22699</vt:lpwstr>
      </vt:variant>
      <vt:variant>
        <vt:i4>1310769</vt:i4>
      </vt:variant>
      <vt:variant>
        <vt:i4>104</vt:i4>
      </vt:variant>
      <vt:variant>
        <vt:i4>0</vt:i4>
      </vt:variant>
      <vt:variant>
        <vt:i4>5</vt:i4>
      </vt:variant>
      <vt:variant>
        <vt:lpwstr/>
      </vt:variant>
      <vt:variant>
        <vt:lpwstr>_Toc10034</vt:lpwstr>
      </vt:variant>
      <vt:variant>
        <vt:i4>1638449</vt:i4>
      </vt:variant>
      <vt:variant>
        <vt:i4>98</vt:i4>
      </vt:variant>
      <vt:variant>
        <vt:i4>0</vt:i4>
      </vt:variant>
      <vt:variant>
        <vt:i4>5</vt:i4>
      </vt:variant>
      <vt:variant>
        <vt:lpwstr/>
      </vt:variant>
      <vt:variant>
        <vt:lpwstr>_Toc16087</vt:lpwstr>
      </vt:variant>
      <vt:variant>
        <vt:i4>1703995</vt:i4>
      </vt:variant>
      <vt:variant>
        <vt:i4>92</vt:i4>
      </vt:variant>
      <vt:variant>
        <vt:i4>0</vt:i4>
      </vt:variant>
      <vt:variant>
        <vt:i4>5</vt:i4>
      </vt:variant>
      <vt:variant>
        <vt:lpwstr/>
      </vt:variant>
      <vt:variant>
        <vt:lpwstr>_Toc24995</vt:lpwstr>
      </vt:variant>
      <vt:variant>
        <vt:i4>1376310</vt:i4>
      </vt:variant>
      <vt:variant>
        <vt:i4>86</vt:i4>
      </vt:variant>
      <vt:variant>
        <vt:i4>0</vt:i4>
      </vt:variant>
      <vt:variant>
        <vt:i4>5</vt:i4>
      </vt:variant>
      <vt:variant>
        <vt:lpwstr/>
      </vt:variant>
      <vt:variant>
        <vt:lpwstr>_Toc5436</vt:lpwstr>
      </vt:variant>
      <vt:variant>
        <vt:i4>2162697</vt:i4>
      </vt:variant>
      <vt:variant>
        <vt:i4>80</vt:i4>
      </vt:variant>
      <vt:variant>
        <vt:i4>0</vt:i4>
      </vt:variant>
      <vt:variant>
        <vt:i4>5</vt:i4>
      </vt:variant>
      <vt:variant>
        <vt:lpwstr/>
      </vt:variant>
      <vt:variant>
        <vt:lpwstr>_Toc96</vt:lpwstr>
      </vt:variant>
      <vt:variant>
        <vt:i4>1638453</vt:i4>
      </vt:variant>
      <vt:variant>
        <vt:i4>74</vt:i4>
      </vt:variant>
      <vt:variant>
        <vt:i4>0</vt:i4>
      </vt:variant>
      <vt:variant>
        <vt:i4>5</vt:i4>
      </vt:variant>
      <vt:variant>
        <vt:lpwstr/>
      </vt:variant>
      <vt:variant>
        <vt:lpwstr>_Toc27791</vt:lpwstr>
      </vt:variant>
      <vt:variant>
        <vt:i4>1310771</vt:i4>
      </vt:variant>
      <vt:variant>
        <vt:i4>68</vt:i4>
      </vt:variant>
      <vt:variant>
        <vt:i4>0</vt:i4>
      </vt:variant>
      <vt:variant>
        <vt:i4>5</vt:i4>
      </vt:variant>
      <vt:variant>
        <vt:lpwstr/>
      </vt:variant>
      <vt:variant>
        <vt:lpwstr>_Toc30032</vt:lpwstr>
      </vt:variant>
      <vt:variant>
        <vt:i4>1376305</vt:i4>
      </vt:variant>
      <vt:variant>
        <vt:i4>62</vt:i4>
      </vt:variant>
      <vt:variant>
        <vt:i4>0</vt:i4>
      </vt:variant>
      <vt:variant>
        <vt:i4>5</vt:i4>
      </vt:variant>
      <vt:variant>
        <vt:lpwstr/>
      </vt:variant>
      <vt:variant>
        <vt:lpwstr>_Toc4755</vt:lpwstr>
      </vt:variant>
      <vt:variant>
        <vt:i4>1376308</vt:i4>
      </vt:variant>
      <vt:variant>
        <vt:i4>56</vt:i4>
      </vt:variant>
      <vt:variant>
        <vt:i4>0</vt:i4>
      </vt:variant>
      <vt:variant>
        <vt:i4>5</vt:i4>
      </vt:variant>
      <vt:variant>
        <vt:lpwstr/>
      </vt:variant>
      <vt:variant>
        <vt:lpwstr>_Toc27652</vt:lpwstr>
      </vt:variant>
      <vt:variant>
        <vt:i4>1179706</vt:i4>
      </vt:variant>
      <vt:variant>
        <vt:i4>50</vt:i4>
      </vt:variant>
      <vt:variant>
        <vt:i4>0</vt:i4>
      </vt:variant>
      <vt:variant>
        <vt:i4>5</vt:i4>
      </vt:variant>
      <vt:variant>
        <vt:lpwstr/>
      </vt:variant>
      <vt:variant>
        <vt:lpwstr>_Toc2782</vt:lpwstr>
      </vt:variant>
      <vt:variant>
        <vt:i4>1835062</vt:i4>
      </vt:variant>
      <vt:variant>
        <vt:i4>44</vt:i4>
      </vt:variant>
      <vt:variant>
        <vt:i4>0</vt:i4>
      </vt:variant>
      <vt:variant>
        <vt:i4>5</vt:i4>
      </vt:variant>
      <vt:variant>
        <vt:lpwstr/>
      </vt:variant>
      <vt:variant>
        <vt:lpwstr>_Toc3358</vt:lpwstr>
      </vt:variant>
      <vt:variant>
        <vt:i4>1179701</vt:i4>
      </vt:variant>
      <vt:variant>
        <vt:i4>38</vt:i4>
      </vt:variant>
      <vt:variant>
        <vt:i4>0</vt:i4>
      </vt:variant>
      <vt:variant>
        <vt:i4>5</vt:i4>
      </vt:variant>
      <vt:variant>
        <vt:lpwstr/>
      </vt:variant>
      <vt:variant>
        <vt:lpwstr>_Toc32676</vt:lpwstr>
      </vt:variant>
      <vt:variant>
        <vt:i4>1179705</vt:i4>
      </vt:variant>
      <vt:variant>
        <vt:i4>32</vt:i4>
      </vt:variant>
      <vt:variant>
        <vt:i4>0</vt:i4>
      </vt:variant>
      <vt:variant>
        <vt:i4>5</vt:i4>
      </vt:variant>
      <vt:variant>
        <vt:lpwstr/>
      </vt:variant>
      <vt:variant>
        <vt:lpwstr>_Toc16830</vt:lpwstr>
      </vt:variant>
      <vt:variant>
        <vt:i4>1179702</vt:i4>
      </vt:variant>
      <vt:variant>
        <vt:i4>26</vt:i4>
      </vt:variant>
      <vt:variant>
        <vt:i4>0</vt:i4>
      </vt:variant>
      <vt:variant>
        <vt:i4>5</vt:i4>
      </vt:variant>
      <vt:variant>
        <vt:lpwstr/>
      </vt:variant>
      <vt:variant>
        <vt:lpwstr>_Toc7712</vt:lpwstr>
      </vt:variant>
      <vt:variant>
        <vt:i4>1507376</vt:i4>
      </vt:variant>
      <vt:variant>
        <vt:i4>20</vt:i4>
      </vt:variant>
      <vt:variant>
        <vt:i4>0</vt:i4>
      </vt:variant>
      <vt:variant>
        <vt:i4>5</vt:i4>
      </vt:variant>
      <vt:variant>
        <vt:lpwstr/>
      </vt:variant>
      <vt:variant>
        <vt:lpwstr>_Toc7070</vt:lpwstr>
      </vt:variant>
      <vt:variant>
        <vt:i4>1835067</vt:i4>
      </vt:variant>
      <vt:variant>
        <vt:i4>14</vt:i4>
      </vt:variant>
      <vt:variant>
        <vt:i4>0</vt:i4>
      </vt:variant>
      <vt:variant>
        <vt:i4>5</vt:i4>
      </vt:variant>
      <vt:variant>
        <vt:lpwstr/>
      </vt:variant>
      <vt:variant>
        <vt:lpwstr>_Toc28936</vt:lpwstr>
      </vt:variant>
      <vt:variant>
        <vt:i4>1638458</vt:i4>
      </vt:variant>
      <vt:variant>
        <vt:i4>8</vt:i4>
      </vt:variant>
      <vt:variant>
        <vt:i4>0</vt:i4>
      </vt:variant>
      <vt:variant>
        <vt:i4>5</vt:i4>
      </vt:variant>
      <vt:variant>
        <vt:lpwstr/>
      </vt:variant>
      <vt:variant>
        <vt:lpwstr>_Toc28860</vt:lpwstr>
      </vt:variant>
      <vt:variant>
        <vt:i4>1245237</vt:i4>
      </vt:variant>
      <vt:variant>
        <vt:i4>2</vt:i4>
      </vt:variant>
      <vt:variant>
        <vt:i4>0</vt:i4>
      </vt:variant>
      <vt:variant>
        <vt:i4>5</vt:i4>
      </vt:variant>
      <vt:variant>
        <vt:lpwstr/>
      </vt:variant>
      <vt:variant>
        <vt:lpwstr>_Toc24705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Unipod</cp:lastModifiedBy>
  <cp:revision>2</cp:revision>
  <cp:lastPrinted>2023-10-12T05:39:00Z</cp:lastPrinted>
  <dcterms:created xsi:type="dcterms:W3CDTF">2026-10-13T08:45:00Z</dcterms:created>
  <dcterms:modified xsi:type="dcterms:W3CDTF">2026-10-13T08:45:00Z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E5115941FE49444C80493EE8783B6E58_13</vt:lpwstr>
  </property>
</Properties>
</file>